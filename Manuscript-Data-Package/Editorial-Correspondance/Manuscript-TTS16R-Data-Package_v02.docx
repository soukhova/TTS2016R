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6933" w:type="dxa"/>
        <w:tblInd w:w="0" w:type="dxa"/>
        <w:tblCellMar>
          <w:top w:w="0" w:type="dxa"/>
          <w:left w:w="0" w:type="dxa"/>
          <w:bottom w:w="0" w:type="dxa"/>
          <w:right w:w="0" w:type="dxa"/>
        </w:tblCellMar>
        <w:tblLook w:val="04A0" w:firstRow="1" w:lastRow="0" w:firstColumn="1" w:lastColumn="0" w:noHBand="0" w:noVBand="1"/>
      </w:tblPr>
      <w:tblGrid>
        <w:gridCol w:w="4614"/>
        <w:gridCol w:w="2319"/>
      </w:tblGrid>
      <w:tr w:rsidR="0032267B" w14:paraId="101900C5" w14:textId="77777777">
        <w:trPr>
          <w:trHeight w:val="1297"/>
        </w:trPr>
        <w:tc>
          <w:tcPr>
            <w:tcW w:w="4613" w:type="dxa"/>
            <w:tcBorders>
              <w:top w:val="nil"/>
              <w:left w:val="nil"/>
              <w:bottom w:val="nil"/>
              <w:right w:val="nil"/>
            </w:tcBorders>
            <w:vAlign w:val="bottom"/>
          </w:tcPr>
          <w:p w14:paraId="02254D16" w14:textId="77777777" w:rsidR="0032267B" w:rsidRDefault="0012754F">
            <w:pPr>
              <w:spacing w:after="0" w:line="259" w:lineRule="auto"/>
              <w:ind w:right="903" w:firstLine="0"/>
              <w:jc w:val="left"/>
            </w:pPr>
            <w:r>
              <w:rPr>
                <w:b/>
                <w:sz w:val="34"/>
              </w:rPr>
              <w:t>TTS2016R: A dataset to study population and employment</w:t>
            </w:r>
          </w:p>
        </w:tc>
        <w:tc>
          <w:tcPr>
            <w:tcW w:w="2319" w:type="dxa"/>
            <w:tcBorders>
              <w:top w:val="nil"/>
              <w:left w:val="nil"/>
              <w:bottom w:val="nil"/>
              <w:right w:val="nil"/>
            </w:tcBorders>
          </w:tcPr>
          <w:p w14:paraId="6C0AE7AE" w14:textId="77777777" w:rsidR="0032267B" w:rsidRDefault="0012754F">
            <w:pPr>
              <w:spacing w:after="0" w:line="259" w:lineRule="auto"/>
              <w:ind w:firstLine="0"/>
              <w:jc w:val="left"/>
            </w:pPr>
            <w:r>
              <w:rPr>
                <w:sz w:val="13"/>
              </w:rPr>
              <w:t>Journal Title</w:t>
            </w:r>
          </w:p>
          <w:p w14:paraId="7967023C" w14:textId="77777777" w:rsidR="0032267B" w:rsidRDefault="0012754F">
            <w:pPr>
              <w:spacing w:after="0" w:line="259" w:lineRule="auto"/>
              <w:ind w:firstLine="0"/>
              <w:jc w:val="left"/>
            </w:pPr>
            <w:r>
              <w:rPr>
                <w:sz w:val="13"/>
              </w:rPr>
              <w:t>XX(X):</w:t>
            </w:r>
            <w:r>
              <w:rPr>
                <w:color w:val="FF0000"/>
                <w:sz w:val="13"/>
              </w:rPr>
              <w:t>1</w:t>
            </w:r>
            <w:r>
              <w:rPr>
                <w:sz w:val="13"/>
              </w:rPr>
              <w:t>–</w:t>
            </w:r>
            <w:r>
              <w:rPr>
                <w:color w:val="FF0000"/>
                <w:sz w:val="13"/>
              </w:rPr>
              <w:t>8</w:t>
            </w:r>
          </w:p>
          <w:p w14:paraId="7FCDAAA9" w14:textId="77777777" w:rsidR="0032267B" w:rsidRDefault="0012754F">
            <w:pPr>
              <w:spacing w:after="0" w:line="259" w:lineRule="auto"/>
              <w:ind w:firstLine="0"/>
              <w:jc w:val="left"/>
            </w:pPr>
            <w:r>
              <w:rPr>
                <w:sz w:val="13"/>
              </w:rPr>
              <w:t>©The Author(s) 0000 Reprints and permission: sagepub.co.uk/journalsPermissions.nav DOI: 10.1177/ToBeAssigned www.sagepub.com/</w:t>
            </w:r>
          </w:p>
        </w:tc>
      </w:tr>
    </w:tbl>
    <w:p w14:paraId="2A3F4448" w14:textId="77777777" w:rsidR="0032267B" w:rsidRDefault="0012754F">
      <w:pPr>
        <w:pBdr>
          <w:top w:val="single" w:sz="3" w:space="0" w:color="000000"/>
          <w:left w:val="single" w:sz="3" w:space="0" w:color="000000"/>
          <w:bottom w:val="single" w:sz="3" w:space="0" w:color="000000"/>
          <w:right w:val="single" w:sz="3" w:space="0" w:color="000000"/>
        </w:pBdr>
        <w:spacing w:after="24" w:line="216" w:lineRule="auto"/>
        <w:ind w:right="415" w:firstLine="4750"/>
        <w:jc w:val="left"/>
      </w:pPr>
      <w:r>
        <w:rPr>
          <w:sz w:val="19"/>
        </w:rPr>
        <w:t xml:space="preserve">SAGE </w:t>
      </w:r>
      <w:r>
        <w:rPr>
          <w:b/>
          <w:sz w:val="34"/>
        </w:rPr>
        <w:t>patterns from the 2016</w:t>
      </w:r>
    </w:p>
    <w:p w14:paraId="582B5945" w14:textId="77777777" w:rsidR="0032267B" w:rsidRDefault="0012754F">
      <w:pPr>
        <w:spacing w:after="0" w:line="259" w:lineRule="auto"/>
        <w:ind w:left="-5" w:right="2672"/>
        <w:jc w:val="left"/>
      </w:pPr>
      <w:r>
        <w:rPr>
          <w:b/>
          <w:sz w:val="34"/>
        </w:rPr>
        <w:t>Transportation</w:t>
      </w:r>
    </w:p>
    <w:p w14:paraId="120C811D" w14:textId="77777777" w:rsidR="0032267B" w:rsidRDefault="0012754F">
      <w:pPr>
        <w:spacing w:after="0" w:line="259" w:lineRule="auto"/>
        <w:ind w:left="-5" w:right="2672"/>
        <w:jc w:val="left"/>
      </w:pPr>
      <w:r>
        <w:rPr>
          <w:b/>
          <w:sz w:val="34"/>
        </w:rPr>
        <w:t>Tomorrow Survey</w:t>
      </w:r>
    </w:p>
    <w:p w14:paraId="04C1EF3C" w14:textId="77777777" w:rsidR="0032267B" w:rsidRDefault="0012754F">
      <w:pPr>
        <w:spacing w:after="0" w:line="259" w:lineRule="auto"/>
        <w:ind w:left="-5" w:right="2672"/>
        <w:jc w:val="left"/>
      </w:pPr>
      <w:r>
        <w:rPr>
          <w:b/>
          <w:sz w:val="34"/>
        </w:rPr>
        <w:t>(TTS) in the Greater</w:t>
      </w:r>
    </w:p>
    <w:p w14:paraId="1F037F08" w14:textId="77777777" w:rsidR="0032267B" w:rsidRDefault="0012754F">
      <w:pPr>
        <w:spacing w:after="530" w:line="259" w:lineRule="auto"/>
        <w:ind w:left="-5" w:right="2672"/>
        <w:jc w:val="left"/>
      </w:pPr>
      <w:r>
        <w:rPr>
          <w:b/>
          <w:sz w:val="34"/>
        </w:rPr>
        <w:t>Toronto and Hamilton Area, Canada</w:t>
      </w:r>
    </w:p>
    <w:p w14:paraId="642D0C27" w14:textId="77777777" w:rsidR="0032267B" w:rsidRDefault="0012754F">
      <w:pPr>
        <w:pStyle w:val="Heading1"/>
        <w:spacing w:after="687"/>
        <w:ind w:left="-5"/>
      </w:pPr>
      <w:r>
        <w:t>Anastasia Soukhov, Antonio Paez´</w:t>
      </w:r>
    </w:p>
    <w:p w14:paraId="2F38217D" w14:textId="77777777" w:rsidR="0032267B" w:rsidRDefault="0012754F">
      <w:pPr>
        <w:pStyle w:val="Heading2"/>
        <w:ind w:left="-5"/>
      </w:pPr>
      <w:r>
        <w:t>Abstract</w:t>
      </w:r>
    </w:p>
    <w:p w14:paraId="176992C7" w14:textId="56850D82" w:rsidR="0032267B" w:rsidRDefault="0012754F" w:rsidP="00D63F07">
      <w:r>
        <w:t xml:space="preserve">This paper describes and visualises the data contained within the </w:t>
      </w:r>
      <w:r>
        <w:rPr>
          <w:rFonts w:ascii="Cambria" w:eastAsia="Cambria" w:hAnsi="Cambria" w:cs="Cambria"/>
        </w:rPr>
        <w:t>{</w:t>
      </w:r>
      <w:r>
        <w:t>TTS2016R</w:t>
      </w:r>
      <w:r>
        <w:rPr>
          <w:rFonts w:ascii="Cambria" w:eastAsia="Cambria" w:hAnsi="Cambria" w:cs="Cambria"/>
        </w:rPr>
        <w:t xml:space="preserve">} </w:t>
      </w:r>
      <w:r>
        <w:t xml:space="preserve">data-package created in </w:t>
      </w:r>
      <w:r>
        <w:t>R</w:t>
      </w:r>
      <w:r>
        <w:t xml:space="preserve">, the statistical computing and graphics language. In addition to a synthetic </w:t>
      </w:r>
      <w:r>
        <w:t xml:space="preserve">example, </w:t>
      </w:r>
      <w:r>
        <w:rPr>
          <w:rFonts w:ascii="Cambria" w:eastAsia="Cambria" w:hAnsi="Cambria" w:cs="Cambria"/>
        </w:rPr>
        <w:t>{</w:t>
      </w:r>
      <w:r>
        <w:t>TTS2016R</w:t>
      </w:r>
      <w:r>
        <w:rPr>
          <w:rFonts w:ascii="Cambria" w:eastAsia="Cambria" w:hAnsi="Cambria" w:cs="Cambria"/>
        </w:rPr>
        <w:t xml:space="preserve">} </w:t>
      </w:r>
      <w:r>
        <w:t>contains home-to-work commute information for the Greater Golden Horseshoe area in Canada retrieved from the 2016 Transportation Tomorrow Survey (TTS). Included are all Traffic Analysis Zones (TAZ), the number of people who are employed</w:t>
      </w:r>
      <w:r>
        <w:t xml:space="preserve"> full-time per TAZ, the number of jobs per TAZ, origin-destination trips, and calculated car travel time from TAZ origin-destination centroid pairs. To illustrate how this information can be analysed to understand patterns in commuting, we estimate a dista</w:t>
      </w:r>
      <w:r>
        <w:t>nce</w:t>
      </w:r>
      <w:r w:rsidR="00D63F07">
        <w:t xml:space="preserve"> </w:t>
      </w:r>
      <w:r>
        <w:t xml:space="preserve">decay curve (i.e., impedance function) for the region. </w:t>
      </w:r>
      <w:r>
        <w:rPr>
          <w:rFonts w:ascii="Cambria" w:eastAsia="Cambria" w:hAnsi="Cambria" w:cs="Cambria"/>
        </w:rPr>
        <w:t>{</w:t>
      </w:r>
      <w:r>
        <w:t>TTS2016R</w:t>
      </w:r>
      <w:r>
        <w:rPr>
          <w:rFonts w:ascii="Cambria" w:eastAsia="Cambria" w:hAnsi="Cambria" w:cs="Cambria"/>
        </w:rPr>
        <w:t xml:space="preserve">} </w:t>
      </w:r>
      <w:r>
        <w:t xml:space="preserve">can be freely downloaded and explored at: </w:t>
      </w:r>
      <w:hyperlink r:id="rId9">
        <w:r>
          <w:rPr>
            <w:color w:val="FF0000"/>
          </w:rPr>
          <w:t xml:space="preserve">https://github.com/soukhova/TTS2016R </w:t>
        </w:r>
      </w:hyperlink>
      <w:r>
        <w:t>where the documentation and code involved in data cr</w:t>
      </w:r>
      <w:r>
        <w:t>eation, manipulation, and the final data products are detailed.</w:t>
      </w:r>
    </w:p>
    <w:p w14:paraId="48309204" w14:textId="77777777" w:rsidR="0032267B" w:rsidRDefault="0012754F">
      <w:pPr>
        <w:pStyle w:val="Heading2"/>
        <w:ind w:left="-5"/>
      </w:pPr>
      <w:r>
        <w:t>Keywords</w:t>
      </w:r>
    </w:p>
    <w:p w14:paraId="0A5E865D" w14:textId="77777777" w:rsidR="0032267B" w:rsidRDefault="0012754F" w:rsidP="00D63F07">
      <w:r>
        <w:t>Jobs; population; travel time; impedance; Greater Toronto and Hamilton Area;</w:t>
      </w:r>
    </w:p>
    <w:p w14:paraId="67554844" w14:textId="77777777" w:rsidR="0032267B" w:rsidRDefault="0012754F" w:rsidP="00D63F07">
      <w:r>
        <w:t>Ontario, Canada; R</w:t>
      </w:r>
    </w:p>
    <w:p w14:paraId="4DC25888" w14:textId="77777777" w:rsidR="0032267B" w:rsidRDefault="0012754F">
      <w:pPr>
        <w:spacing w:after="795" w:line="259" w:lineRule="auto"/>
        <w:ind w:firstLine="0"/>
        <w:jc w:val="left"/>
      </w:pPr>
      <w:r>
        <w:rPr>
          <w:noProof/>
          <w:sz w:val="22"/>
        </w:rPr>
        <mc:AlternateContent>
          <mc:Choice Requires="wpg">
            <w:drawing>
              <wp:inline distT="0" distB="0" distL="0" distR="0" wp14:anchorId="3B8636BB" wp14:editId="26EE6739">
                <wp:extent cx="4463999" cy="5055"/>
                <wp:effectExtent l="0" t="0" r="0" b="0"/>
                <wp:docPr id="279678" name="Group 279678"/>
                <wp:cNvGraphicFramePr/>
                <a:graphic xmlns:a="http://schemas.openxmlformats.org/drawingml/2006/main">
                  <a:graphicData uri="http://schemas.microsoft.com/office/word/2010/wordprocessingGroup">
                    <wpg:wgp>
                      <wpg:cNvGrpSpPr/>
                      <wpg:grpSpPr>
                        <a:xfrm>
                          <a:off x="0" y="0"/>
                          <a:ext cx="4463999" cy="5055"/>
                          <a:chOff x="0" y="0"/>
                          <a:chExt cx="4463999" cy="5055"/>
                        </a:xfrm>
                      </wpg:grpSpPr>
                      <wps:wsp>
                        <wps:cNvPr id="65" name="Shape 65"/>
                        <wps:cNvSpPr/>
                        <wps:spPr>
                          <a:xfrm>
                            <a:off x="0" y="0"/>
                            <a:ext cx="4463999" cy="0"/>
                          </a:xfrm>
                          <a:custGeom>
                            <a:avLst/>
                            <a:gdLst/>
                            <a:ahLst/>
                            <a:cxnLst/>
                            <a:rect l="0" t="0" r="0" b="0"/>
                            <a:pathLst>
                              <a:path w="4463999">
                                <a:moveTo>
                                  <a:pt x="0" y="0"/>
                                </a:moveTo>
                                <a:lnTo>
                                  <a:pt x="446399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79678" style="width:351.496pt;height:0.398pt;mso-position-horizontal-relative:char;mso-position-vertical-relative:line" coordsize="44639,50">
                <v:shape id="Shape 65" style="position:absolute;width:44639;height:0;left:0;top:0;" coordsize="4463999,0" path="m0,0l4463999,0">
                  <v:stroke weight="0.398pt" endcap="flat" joinstyle="miter" miterlimit="10" on="true" color="#000000"/>
                  <v:fill on="false" color="#000000" opacity="0"/>
                </v:shape>
              </v:group>
            </w:pict>
          </mc:Fallback>
        </mc:AlternateContent>
      </w:r>
    </w:p>
    <w:p w14:paraId="33CB2E9A" w14:textId="77777777" w:rsidR="0032267B" w:rsidRDefault="0012754F">
      <w:pPr>
        <w:spacing w:after="0" w:line="259" w:lineRule="auto"/>
        <w:ind w:left="1439" w:firstLine="0"/>
        <w:jc w:val="left"/>
      </w:pPr>
      <w:r>
        <w:rPr>
          <w:i/>
          <w:sz w:val="14"/>
        </w:rPr>
        <w:lastRenderedPageBreak/>
        <w:t>[Version: 2017/01/17 v1.20]</w:t>
      </w:r>
    </w:p>
    <w:p w14:paraId="14C79194" w14:textId="77777777" w:rsidR="0032267B" w:rsidRDefault="0012754F">
      <w:pPr>
        <w:pStyle w:val="Heading1"/>
        <w:ind w:left="-5"/>
      </w:pPr>
      <w:r>
        <w:t>Introduction</w:t>
      </w:r>
    </w:p>
    <w:p w14:paraId="4D2EDE3A" w14:textId="75C1C919" w:rsidR="00591CA8" w:rsidRDefault="0012754F" w:rsidP="00D63F07">
      <w:pPr>
        <w:rPr>
          <w:ins w:id="0" w:author="Anastasia Soukhov" w:date="2022-08-03T17:11:00Z"/>
        </w:rPr>
      </w:pPr>
      <w:r>
        <w:t xml:space="preserve">This manuscript presents the open data product </w:t>
      </w:r>
      <w:hyperlink r:id="rId10">
        <w:r>
          <w:rPr>
            <w:rFonts w:ascii="Cambria" w:eastAsia="Cambria" w:hAnsi="Cambria" w:cs="Cambria"/>
            <w:color w:val="FF0000"/>
          </w:rPr>
          <w:t>{</w:t>
        </w:r>
      </w:hyperlink>
      <w:hyperlink r:id="rId11">
        <w:r>
          <w:rPr>
            <w:color w:val="FF0000"/>
          </w:rPr>
          <w:t>TTS2016R</w:t>
        </w:r>
      </w:hyperlink>
      <w:hyperlink r:id="rId12">
        <w:r>
          <w:rPr>
            <w:rFonts w:ascii="Cambria" w:eastAsia="Cambria" w:hAnsi="Cambria" w:cs="Cambria"/>
            <w:color w:val="FF0000"/>
          </w:rPr>
          <w:t>}</w:t>
        </w:r>
      </w:hyperlink>
      <w:hyperlink r:id="rId13">
        <w:r>
          <w:t>.</w:t>
        </w:r>
      </w:hyperlink>
      <w:r>
        <w:t xml:space="preserve"> Open data products are the result of turning source data (open or otherwise) into accessible information that adds value to the original inputs (see </w:t>
      </w:r>
      <w:r>
        <w:rPr>
          <w:color w:val="FF0000"/>
        </w:rPr>
        <w:t>Arribas-Bel et al.</w:t>
      </w:r>
      <w:r>
        <w:t xml:space="preserve">, </w:t>
      </w:r>
      <w:r>
        <w:rPr>
          <w:color w:val="FF0000"/>
        </w:rPr>
        <w:t>2021</w:t>
      </w:r>
      <w:r>
        <w:t xml:space="preserve">). The product presented in this paper is an </w:t>
      </w:r>
      <w:r>
        <w:t xml:space="preserve">R </w:t>
      </w:r>
      <w:r>
        <w:t>data pack</w:t>
      </w:r>
      <w:r>
        <w:t>age</w:t>
      </w:r>
      <w:ins w:id="1" w:author="Anastasia Soukhov" w:date="2022-08-03T17:23:00Z">
        <w:r w:rsidR="00F45E6F">
          <w:t>.</w:t>
        </w:r>
      </w:ins>
      <w:r>
        <w:t xml:space="preserve"> </w:t>
      </w:r>
      <w:ins w:id="2" w:author="Anastasia Soukhov" w:date="2022-08-03T17:23:00Z">
        <w:r w:rsidR="00F45E6F">
          <w:t xml:space="preserve">An R package contains code, data, and documentation in a standardised collection format that can be installed by R users via a centralized software repository such as CRAN </w:t>
        </w:r>
        <w:r w:rsidR="00F45E6F" w:rsidRPr="007409DE">
          <w:t>(the Comprehensive R Archive Network)</w:t>
        </w:r>
        <w:r w:rsidR="00F45E6F">
          <w:t xml:space="preserve"> and GitHub. </w:t>
        </w:r>
        <w:r w:rsidR="00F45E6F">
          <w:fldChar w:fldCharType="begin"/>
        </w:r>
        <w:r w:rsidR="00F45E6F">
          <w:instrText xml:space="preserve"> HYPERLINK "https://github.com/soukhova/TTS2016R" \h </w:instrText>
        </w:r>
        <w:r w:rsidR="00F45E6F">
          <w:fldChar w:fldCharType="separate"/>
        </w:r>
        <w:r w:rsidR="00F45E6F">
          <w:rPr>
            <w:rFonts w:ascii="Cambria" w:eastAsia="Cambria" w:hAnsi="Cambria" w:cs="Cambria"/>
            <w:color w:val="FF0000"/>
          </w:rPr>
          <w:t>{</w:t>
        </w:r>
        <w:r w:rsidR="00F45E6F">
          <w:rPr>
            <w:rFonts w:ascii="Cambria" w:eastAsia="Cambria" w:hAnsi="Cambria" w:cs="Cambria"/>
            <w:color w:val="FF0000"/>
          </w:rPr>
          <w:fldChar w:fldCharType="end"/>
        </w:r>
        <w:r w:rsidR="00F45E6F">
          <w:fldChar w:fldCharType="begin"/>
        </w:r>
        <w:r w:rsidR="00F45E6F">
          <w:instrText xml:space="preserve"> HYPERLINK "https://github.com/soukhova/TTS2016R" \h </w:instrText>
        </w:r>
        <w:r w:rsidR="00F45E6F">
          <w:fldChar w:fldCharType="separate"/>
        </w:r>
        <w:r w:rsidR="00F45E6F">
          <w:rPr>
            <w:color w:val="FF0000"/>
          </w:rPr>
          <w:t>TTS2016R</w:t>
        </w:r>
        <w:r w:rsidR="00F45E6F">
          <w:rPr>
            <w:color w:val="FF0000"/>
          </w:rPr>
          <w:fldChar w:fldCharType="end"/>
        </w:r>
        <w:r w:rsidR="00F45E6F">
          <w:fldChar w:fldCharType="begin"/>
        </w:r>
        <w:r w:rsidR="00F45E6F">
          <w:instrText xml:space="preserve"> HYPERLINK "https://github.com/soukhova/TTS2016R" \h </w:instrText>
        </w:r>
        <w:r w:rsidR="00F45E6F">
          <w:fldChar w:fldCharType="separate"/>
        </w:r>
        <w:r w:rsidR="00F45E6F">
          <w:rPr>
            <w:rFonts w:ascii="Cambria" w:eastAsia="Cambria" w:hAnsi="Cambria" w:cs="Cambria"/>
            <w:color w:val="FF0000"/>
          </w:rPr>
          <w:t>}</w:t>
        </w:r>
        <w:r w:rsidR="00F45E6F">
          <w:rPr>
            <w:rFonts w:ascii="Cambria" w:eastAsia="Cambria" w:hAnsi="Cambria" w:cs="Cambria"/>
            <w:color w:val="FF0000"/>
          </w:rPr>
          <w:fldChar w:fldCharType="end"/>
        </w:r>
        <w:r w:rsidR="00F45E6F">
          <w:rPr>
            <w:rFonts w:ascii="Cambria" w:eastAsia="Cambria" w:hAnsi="Cambria" w:cs="Cambria"/>
            <w:color w:val="FF0000"/>
          </w:rPr>
          <w:t xml:space="preserve"> </w:t>
        </w:r>
        <w:r w:rsidR="00F45E6F" w:rsidRPr="00D575D9">
          <w:rPr>
            <w:rFonts w:ascii="Cambria" w:eastAsia="Cambria" w:hAnsi="Cambria" w:cs="Cambria"/>
            <w:color w:val="auto"/>
          </w:rPr>
          <w:t>is</w:t>
        </w:r>
        <w:r w:rsidR="00F45E6F">
          <w:rPr>
            <w:rFonts w:ascii="Cambria" w:eastAsia="Cambria" w:hAnsi="Cambria" w:cs="Cambria"/>
            <w:color w:val="auto"/>
          </w:rPr>
          <w:t xml:space="preserve"> freely availably on GitHub for all R users to install</w:t>
        </w:r>
      </w:ins>
      <w:ins w:id="3" w:author="Anastasia Soukhov" w:date="2022-08-03T17:26:00Z">
        <w:r w:rsidR="0049181C">
          <w:rPr>
            <w:rFonts w:ascii="Cambria" w:eastAsia="Cambria" w:hAnsi="Cambria" w:cs="Cambria"/>
            <w:color w:val="auto"/>
          </w:rPr>
          <w:t>.</w:t>
        </w:r>
        <w:r w:rsidR="0049181C">
          <w:t xml:space="preserve"> The package </w:t>
        </w:r>
      </w:ins>
      <w:del w:id="4" w:author="Anastasia Soukhov" w:date="2022-08-03T17:27:00Z">
        <w:r w:rsidDel="0049181C">
          <w:delText xml:space="preserve">which </w:delText>
        </w:r>
      </w:del>
      <w:r>
        <w:t xml:space="preserve"> consists of three </w:t>
      </w:r>
      <w:r>
        <w:t xml:space="preserve">objects </w:t>
      </w:r>
      <w:del w:id="5" w:author="Anastasia Soukhov" w:date="2022-08-03T17:29:00Z">
        <w:r w:rsidDel="0033047C">
          <w:delText xml:space="preserve">which are </w:delText>
        </w:r>
      </w:del>
      <w:r>
        <w:t>sourced from the 2016 Transportation Tomorrow Survey (TTS)</w:t>
      </w:r>
      <w:ins w:id="6" w:author="Anastasia Soukhov" w:date="2022-08-03T17:36:00Z">
        <w:r w:rsidR="003D5272">
          <w:t xml:space="preserve">, </w:t>
        </w:r>
      </w:ins>
      <w:ins w:id="7" w:author="Anastasia Soukhov" w:date="2022-08-03T17:38:00Z">
        <w:r w:rsidR="002433FB">
          <w:t xml:space="preserve">a large-scale travel survey </w:t>
        </w:r>
        <w:r w:rsidR="00AC057C">
          <w:t xml:space="preserve">of the </w:t>
        </w:r>
      </w:ins>
      <w:ins w:id="8" w:author="Anastasia Soukhov" w:date="2022-08-03T17:39:00Z">
        <w:r w:rsidR="00AC057C">
          <w:t xml:space="preserve">Greater Gold Horseshoe (GGH) area in southern Ontario, Canada </w:t>
        </w:r>
        <w:r w:rsidR="00AC057C">
          <w:t>(</w:t>
        </w:r>
        <w:r w:rsidR="00AC057C">
          <w:rPr>
            <w:color w:val="FF0000"/>
          </w:rPr>
          <w:t>Data Management Group</w:t>
        </w:r>
        <w:r w:rsidR="00AC057C">
          <w:t xml:space="preserve">, </w:t>
        </w:r>
        <w:r w:rsidR="00AC057C">
          <w:rPr>
            <w:color w:val="FF0000"/>
          </w:rPr>
          <w:t>2018</w:t>
        </w:r>
        <w:r w:rsidR="00AC057C">
          <w:t>).</w:t>
        </w:r>
      </w:ins>
      <w:ins w:id="9" w:author="Anastasia Soukhov" w:date="2022-08-03T17:35:00Z">
        <w:r w:rsidR="00C95DCB">
          <w:t xml:space="preserve"> </w:t>
        </w:r>
      </w:ins>
      <w:del w:id="10" w:author="Anastasia Soukhov" w:date="2022-08-03T17:30:00Z">
        <w:r w:rsidDel="00EF080E">
          <w:delText xml:space="preserve"> </w:delText>
        </w:r>
        <w:r w:rsidDel="00EF080E">
          <w:delText>or are curated to facilitate the use and analysis of TTS data.</w:delText>
        </w:r>
      </w:del>
      <w:del w:id="11" w:author="Anastasia Soukhov" w:date="2022-08-03T17:23:00Z">
        <w:r w:rsidDel="00F45E6F">
          <w:delText xml:space="preserve"> </w:delText>
        </w:r>
      </w:del>
    </w:p>
    <w:p w14:paraId="428BA835" w14:textId="2DBBF42A" w:rsidR="0033047C" w:rsidRDefault="0012754F" w:rsidP="00D63F07">
      <w:r>
        <w:t xml:space="preserve">This </w:t>
      </w:r>
      <w:r>
        <w:t>package</w:t>
      </w:r>
      <w:r>
        <w:t xml:space="preserve"> </w:t>
      </w:r>
      <w:r w:rsidR="00E16626">
        <w:t xml:space="preserve">currently </w:t>
      </w:r>
      <w:r>
        <w:t>includes person-to-jobs origin-destinations, traffic analysis zon</w:t>
      </w:r>
      <w:r>
        <w:t xml:space="preserve">e (TAZ) boundaries, and planning/municipality boundaries for the </w:t>
      </w:r>
      <w:r w:rsidR="008C6866">
        <w:t>GGH area</w:t>
      </w:r>
      <w:r>
        <w:t xml:space="preserve"> (</w:t>
      </w:r>
      <w:r>
        <w:rPr>
          <w:color w:val="FF0000"/>
        </w:rPr>
        <w:t>Data Management Group</w:t>
      </w:r>
      <w:r>
        <w:t xml:space="preserve">, </w:t>
      </w:r>
      <w:r>
        <w:rPr>
          <w:color w:val="FF0000"/>
        </w:rPr>
        <w:t>2018</w:t>
      </w:r>
      <w:r>
        <w:t xml:space="preserve">). In addition, </w:t>
      </w:r>
      <w:r>
        <w:t xml:space="preserve">TAZ </w:t>
      </w:r>
      <w:ins w:id="12" w:author="Anastasia Soukhov" w:date="2022-08-03T17:41:00Z">
        <w:r w:rsidR="00DA3F43">
          <w:t>origin</w:t>
        </w:r>
        <w:r w:rsidR="0076587F">
          <w:t>-</w:t>
        </w:r>
      </w:ins>
      <w:r>
        <w:t>centroid</w:t>
      </w:r>
      <w:del w:id="13" w:author="Anastasia Soukhov" w:date="2022-08-03T17:41:00Z">
        <w:r w:rsidDel="0076587F">
          <w:delText>-</w:delText>
        </w:r>
      </w:del>
      <w:r>
        <w:t>to</w:t>
      </w:r>
      <w:ins w:id="14" w:author="Anastasia Soukhov" w:date="2022-08-03T17:41:00Z">
        <w:r w:rsidR="0076587F">
          <w:t>-destination</w:t>
        </w:r>
      </w:ins>
      <w:r>
        <w:t>-centroid travel times</w:t>
      </w:r>
      <w:r>
        <w:t xml:space="preserve"> by car</w:t>
      </w:r>
      <w:ins w:id="15" w:author="Anastasia Soukhov" w:date="2022-08-03T17:42:00Z">
        <w:r w:rsidR="001C61F1">
          <w:t>,</w:t>
        </w:r>
      </w:ins>
      <w:r>
        <w:t xml:space="preserve"> computed usin</w:t>
      </w:r>
      <w:r>
        <w:t xml:space="preserve">g package </w:t>
      </w:r>
      <w:r>
        <w:rPr>
          <w:rFonts w:ascii="Cambria" w:eastAsia="Cambria" w:hAnsi="Cambria" w:cs="Cambria"/>
        </w:rPr>
        <w:t>{</w:t>
      </w:r>
      <w:r>
        <w:t>r5r</w:t>
      </w:r>
      <w:r>
        <w:rPr>
          <w:rFonts w:ascii="Cambria" w:eastAsia="Cambria" w:hAnsi="Cambria" w:cs="Cambria"/>
        </w:rPr>
        <w:t xml:space="preserve">} </w:t>
      </w:r>
      <w:r>
        <w:t>(</w:t>
      </w:r>
      <w:r>
        <w:rPr>
          <w:color w:val="FF0000"/>
        </w:rPr>
        <w:t>Pereira et al.</w:t>
      </w:r>
      <w:r>
        <w:t xml:space="preserve">, </w:t>
      </w:r>
      <w:r>
        <w:rPr>
          <w:color w:val="FF0000"/>
        </w:rPr>
        <w:t>2021</w:t>
      </w:r>
      <w:r>
        <w:t>)</w:t>
      </w:r>
      <w:ins w:id="16" w:author="Anastasia Soukhov" w:date="2022-08-03T17:42:00Z">
        <w:r w:rsidR="001C61F1">
          <w:t>,</w:t>
        </w:r>
      </w:ins>
      <w:r w:rsidR="00DA3F43">
        <w:t xml:space="preserve"> are included</w:t>
      </w:r>
      <w:r>
        <w:t xml:space="preserve">. </w:t>
      </w:r>
    </w:p>
    <w:p w14:paraId="4728A71E" w14:textId="225B9D3F" w:rsidR="0032267B" w:rsidRDefault="0012754F" w:rsidP="00D63F07">
      <w:r>
        <w:t>The aim of this paper is to walk readers through the empirical home-based work commute data set, illustrate the calculation of an impedance function that can be used to calculate accessibility to employment, and invi</w:t>
      </w:r>
      <w:r>
        <w:t>te its use in other applications.</w:t>
      </w:r>
      <w:ins w:id="17" w:author="Anastasia Soukhov" w:date="2022-08-03T17:42:00Z">
        <w:r w:rsidR="001C61F1" w:rsidRPr="001C61F1">
          <w:t xml:space="preserve"> </w:t>
        </w:r>
        <w:r w:rsidR="001C61F1">
          <w:t>with plans to be expanded in the future to include Canadian transportation survey data</w:t>
        </w:r>
      </w:ins>
    </w:p>
    <w:p w14:paraId="7DA00741" w14:textId="77777777" w:rsidR="0032267B" w:rsidRDefault="0012754F">
      <w:pPr>
        <w:pStyle w:val="Heading1"/>
        <w:ind w:left="-5"/>
      </w:pPr>
      <w:r>
        <w:t>H</w:t>
      </w:r>
      <w:r>
        <w:t>ome-to-work commute data</w:t>
      </w:r>
    </w:p>
    <w:p w14:paraId="7F435540" w14:textId="39E8AA7B" w:rsidR="0032267B" w:rsidRDefault="0012754F" w:rsidP="00D63F07">
      <w:pPr>
        <w:ind w:firstLine="0"/>
      </w:pPr>
      <w:r>
        <w:rPr>
          <w:rFonts w:ascii="Cambria" w:eastAsia="Cambria" w:hAnsi="Cambria" w:cs="Cambria"/>
        </w:rPr>
        <w:t>{</w:t>
      </w:r>
      <w:r>
        <w:t>TTS2016R</w:t>
      </w:r>
      <w:r>
        <w:rPr>
          <w:rFonts w:ascii="Cambria" w:eastAsia="Cambria" w:hAnsi="Cambria" w:cs="Cambria"/>
        </w:rPr>
        <w:t xml:space="preserve">} </w:t>
      </w:r>
      <w:r>
        <w:t>includes counts of fully-employed population by place of residence (origin) and counts of full-time jobs by place of work (destination) aggregated by TAZ</w:t>
      </w:r>
      <w:del w:id="18" w:author="Anastasia Soukhov" w:date="2022-08-03T20:04:00Z">
        <w:r w:rsidDel="00157567">
          <w:delText xml:space="preserve"> (n=3,764 within the survey boundaries)</w:delText>
        </w:r>
      </w:del>
      <w:r>
        <w:t xml:space="preserve">. </w:t>
      </w:r>
      <w:r>
        <w:t>TAZ typically are defined based on land-use and population dem</w:t>
      </w:r>
      <w:r>
        <w:t>ographics in order to estimate the number of trips produced and attracted to each zone (</w:t>
      </w:r>
      <w:r>
        <w:rPr>
          <w:color w:val="FF0000"/>
        </w:rPr>
        <w:t>Meyer and Miller</w:t>
      </w:r>
      <w:r>
        <w:t xml:space="preserve">, </w:t>
      </w:r>
      <w:r>
        <w:rPr>
          <w:color w:val="FF0000"/>
        </w:rPr>
        <w:t>2001</w:t>
      </w:r>
      <w:r>
        <w:t xml:space="preserve">). </w:t>
      </w:r>
      <w:ins w:id="19" w:author="Anastasia Soukhov" w:date="2022-08-03T20:04:00Z">
        <w:r w:rsidR="00157567">
          <w:t xml:space="preserve">There are </w:t>
        </w:r>
        <w:r w:rsidR="00157567">
          <w:t>3,764</w:t>
        </w:r>
        <w:r w:rsidR="00157567">
          <w:t xml:space="preserve"> TAZ</w:t>
        </w:r>
        <w:r w:rsidR="00157567">
          <w:t xml:space="preserve"> within the </w:t>
        </w:r>
      </w:ins>
      <w:ins w:id="20" w:author="Anastasia Soukhov" w:date="2022-08-03T20:05:00Z">
        <w:r w:rsidR="00157567">
          <w:t>GGH and each are</w:t>
        </w:r>
      </w:ins>
      <w:del w:id="21" w:author="Anastasia Soukhov" w:date="2022-08-03T20:05:00Z">
        <w:r w:rsidDel="00157567">
          <w:delText>As such, each TAZ is</w:delText>
        </w:r>
      </w:del>
      <w:r>
        <w:t xml:space="preserve"> uniquely identified using the GTA06 Zoning System which can be used to join to the origin-destination table (i.e., trips t</w:t>
      </w:r>
      <w:r>
        <w:t>aken).</w:t>
      </w:r>
    </w:p>
    <w:p w14:paraId="552A7634" w14:textId="77777777" w:rsidR="0032267B" w:rsidRDefault="0012754F" w:rsidP="00A13638">
      <w:r>
        <w:t>The number of jobs (3,081,885) and workers (3,446,957) in this package are organized in the form of an origin-destination table which is indicative of home-to-work commute patterns (there are 3,446,957 potential interactions). These data were retrie</w:t>
      </w:r>
      <w:r>
        <w:t xml:space="preserve">ved from the TTS Data Retrieval System on October 28, 2021 and reflect the potential interaction of full-time employed people and jobs within the GGH survey boundaries shown in Figure </w:t>
      </w:r>
      <w:r>
        <w:rPr>
          <w:color w:val="FF0000"/>
        </w:rPr>
        <w:t xml:space="preserve">1 </w:t>
      </w:r>
      <w:r>
        <w:t>as defined by the 2016 TTS methodology (</w:t>
      </w:r>
      <w:r>
        <w:rPr>
          <w:color w:val="FF0000"/>
        </w:rPr>
        <w:t>Data Management Group</w:t>
      </w:r>
      <w:r>
        <w:t xml:space="preserve">, </w:t>
      </w:r>
      <w:r>
        <w:rPr>
          <w:color w:val="FF0000"/>
        </w:rPr>
        <w:t>2018</w:t>
      </w:r>
      <w:r>
        <w:t>).</w:t>
      </w:r>
    </w:p>
    <w:p w14:paraId="59058FC4" w14:textId="77777777" w:rsidR="0032267B" w:rsidRDefault="0012754F" w:rsidP="00A13638">
      <w:r>
        <w:t xml:space="preserve">Also included in </w:t>
      </w:r>
      <w:r>
        <w:rPr>
          <w:rFonts w:ascii="Cambria" w:eastAsia="Cambria" w:hAnsi="Cambria" w:cs="Cambria"/>
        </w:rPr>
        <w:t>{</w:t>
      </w:r>
      <w:r>
        <w:t>TTS2016R</w:t>
      </w:r>
      <w:r>
        <w:rPr>
          <w:rFonts w:ascii="Cambria" w:eastAsia="Cambria" w:hAnsi="Cambria" w:cs="Cambria"/>
        </w:rPr>
        <w:t xml:space="preserve">} </w:t>
      </w:r>
      <w:r>
        <w:t xml:space="preserve">are travel times and cost of travel from origin to destination by car; travel times are calculated using the </w:t>
      </w:r>
      <w:r>
        <w:t xml:space="preserve">R </w:t>
      </w:r>
      <w:r>
        <w:t xml:space="preserve">package </w:t>
      </w:r>
      <w:r>
        <w:rPr>
          <w:rFonts w:ascii="Cambria" w:eastAsia="Cambria" w:hAnsi="Cambria" w:cs="Cambria"/>
        </w:rPr>
        <w:t>{</w:t>
      </w:r>
      <w:r>
        <w:t>r5r</w:t>
      </w:r>
      <w:r>
        <w:rPr>
          <w:rFonts w:ascii="Cambria" w:eastAsia="Cambria" w:hAnsi="Cambria" w:cs="Cambria"/>
        </w:rPr>
        <w:t>}</w:t>
      </w:r>
      <w:r>
        <w:t>. These travel times are useful to estimate the cost of travel and to calculate impedance functions, amo</w:t>
      </w:r>
      <w:r>
        <w:t xml:space="preserve">ng other possible applications. For simplicity, all interactions within </w:t>
      </w:r>
      <w:r>
        <w:rPr>
          <w:rFonts w:ascii="Cambria" w:eastAsia="Cambria" w:hAnsi="Cambria" w:cs="Cambria"/>
        </w:rPr>
        <w:t>{</w:t>
      </w:r>
      <w:r>
        <w:t>TTS2016R</w:t>
      </w:r>
      <w:r>
        <w:rPr>
          <w:rFonts w:ascii="Cambria" w:eastAsia="Cambria" w:hAnsi="Cambria" w:cs="Cambria"/>
        </w:rPr>
        <w:t xml:space="preserve">} </w:t>
      </w:r>
      <w:r>
        <w:t xml:space="preserve">are </w:t>
      </w:r>
      <w:r>
        <w:lastRenderedPageBreak/>
        <w:t>assumed to be taken by car, and the travel time is calculated from an origin TAZ centroid to a destination TAZ centroid. The centroid is snapped to the nearest street li</w:t>
      </w:r>
      <w:r>
        <w:t xml:space="preserve">ne by </w:t>
      </w:r>
      <w:r>
        <w:t xml:space="preserve">r5r </w:t>
      </w:r>
      <w:r>
        <w:t>and the travel time is calculated for all trips assuming a car travel mode. Additionally, only travel times less than or equal to 180 mins (3 hrs) are calculated; this threshold represents 99% of trip’s travel times which are summarized in Figure</w:t>
      </w:r>
      <w:r>
        <w:t xml:space="preserve"> </w:t>
      </w:r>
      <w:r>
        <w:rPr>
          <w:color w:val="FF0000"/>
        </w:rPr>
        <w:t>1</w:t>
      </w:r>
      <w:r>
        <w:t>.</w:t>
      </w:r>
    </w:p>
    <w:p w14:paraId="45693B1A" w14:textId="77777777" w:rsidR="0032267B" w:rsidRDefault="0012754F">
      <w:pPr>
        <w:spacing w:after="224" w:line="259" w:lineRule="auto"/>
        <w:ind w:firstLine="0"/>
        <w:jc w:val="left"/>
      </w:pPr>
      <w:r>
        <w:rPr>
          <w:noProof/>
        </w:rPr>
        <w:drawing>
          <wp:inline distT="0" distB="0" distL="0" distR="0" wp14:anchorId="22FAAD88" wp14:editId="05DFFA40">
            <wp:extent cx="4463941" cy="3088132"/>
            <wp:effectExtent l="0" t="0" r="0" b="0"/>
            <wp:docPr id="207" name="Picture 207"/>
            <wp:cNvGraphicFramePr/>
            <a:graphic xmlns:a="http://schemas.openxmlformats.org/drawingml/2006/main">
              <a:graphicData uri="http://schemas.openxmlformats.org/drawingml/2006/picture">
                <pic:pic xmlns:pic="http://schemas.openxmlformats.org/drawingml/2006/picture">
                  <pic:nvPicPr>
                    <pic:cNvPr id="207" name="Picture 207"/>
                    <pic:cNvPicPr/>
                  </pic:nvPicPr>
                  <pic:blipFill>
                    <a:blip r:embed="rId14"/>
                    <a:stretch>
                      <a:fillRect/>
                    </a:stretch>
                  </pic:blipFill>
                  <pic:spPr>
                    <a:xfrm>
                      <a:off x="0" y="0"/>
                      <a:ext cx="4463941" cy="3088132"/>
                    </a:xfrm>
                    <a:prstGeom prst="rect">
                      <a:avLst/>
                    </a:prstGeom>
                  </pic:spPr>
                </pic:pic>
              </a:graphicData>
            </a:graphic>
          </wp:inline>
        </w:drawing>
      </w:r>
    </w:p>
    <w:p w14:paraId="710D39AC" w14:textId="77777777" w:rsidR="0032267B" w:rsidRDefault="0012754F" w:rsidP="00D63F07">
      <w:pPr>
        <w:pStyle w:val="Capition"/>
      </w:pPr>
      <w:r>
        <w:rPr>
          <w:b/>
        </w:rPr>
        <w:t xml:space="preserve">Figure 1. </w:t>
      </w:r>
      <w:r w:rsidRPr="00D63F07">
        <w:rPr>
          <w:rStyle w:val="CapitionChar"/>
        </w:rPr>
        <w:t>TTS 2016 study area within the GGH in Ontario, Canada along with the descriptive statistics of the trips, calculated origin-destination car travel time (TT), workers per TAZ, and jobs per TAZ. Contains 20 regions (black boundaries) and sub-regions (dark gr</w:t>
      </w:r>
      <w:r w:rsidRPr="00D63F07">
        <w:rPr>
          <w:rStyle w:val="CapitionChar"/>
        </w:rPr>
        <w:t>ay boundaries).</w:t>
      </w:r>
    </w:p>
    <w:p w14:paraId="236A6489" w14:textId="77777777" w:rsidR="0032267B" w:rsidRDefault="0012754F">
      <w:pPr>
        <w:pStyle w:val="Heading2"/>
        <w:spacing w:after="49"/>
        <w:ind w:left="-5"/>
      </w:pPr>
      <w:r>
        <w:rPr>
          <w:b w:val="0"/>
          <w:i/>
          <w:sz w:val="23"/>
        </w:rPr>
        <w:t>Employed individuals and jobs</w:t>
      </w:r>
    </w:p>
    <w:p w14:paraId="439FA8B9" w14:textId="4C050CF6" w:rsidR="0032267B" w:rsidRDefault="0012754F" w:rsidP="00D63F07">
      <w:r>
        <w:t>The origin-destination table (i.e., trips) consists of a cross-tabulation of people who are employed full-time by place of GGH residence (origin) and places of GGH employment (destination) using the GTA06 TAZ z</w:t>
      </w:r>
      <w:r>
        <w:t>oning system. It is important to note that the total number of workers and jobs i</w:t>
      </w:r>
      <w:ins w:id="22" w:author="Anastasia Soukhov" w:date="2022-08-03T20:40:00Z">
        <w:r w:rsidR="00077AD1">
          <w:t>n</w:t>
        </w:r>
      </w:ins>
      <w:del w:id="23" w:author="Anastasia Soukhov" w:date="2022-08-03T20:40:00Z">
        <w:r w:rsidDel="00077AD1">
          <w:delText>s</w:delText>
        </w:r>
      </w:del>
      <w:r>
        <w:t xml:space="preserve"> the TTS 2016 region are not equal but the number of trips taken are equal to the number of workers. Since the outer boundaries of the TTS are permeable, workers who reside w</w:t>
      </w:r>
      <w:r>
        <w:t xml:space="preserve">ithin the boundaries but travel outside of the boundaries are counted as workers within an origin TAZ, while jobs in TAZ that are filled by workers who reside outside the GGH boundaries are </w:t>
      </w:r>
      <w:r>
        <w:rPr>
          <w:i/>
        </w:rPr>
        <w:t xml:space="preserve">unknown </w:t>
      </w:r>
      <w:r>
        <w:t>since they were not surveyed. This mismatch results in the</w:t>
      </w:r>
      <w:r>
        <w:t xml:space="preserve"> total number of workers being 1.12 times larger than the number of jobs (i.e., 3,446,957 workers to 3,081,885 jobs). As such, the origin-destination table contained in </w:t>
      </w:r>
      <w:r>
        <w:rPr>
          <w:rFonts w:ascii="Cambria" w:eastAsia="Cambria" w:hAnsi="Cambria" w:cs="Cambria"/>
        </w:rPr>
        <w:t>{</w:t>
      </w:r>
      <w:r>
        <w:t>TTS2016R</w:t>
      </w:r>
      <w:r>
        <w:rPr>
          <w:rFonts w:ascii="Cambria" w:eastAsia="Cambria" w:hAnsi="Cambria" w:cs="Cambria"/>
        </w:rPr>
        <w:t xml:space="preserve">} </w:t>
      </w:r>
      <w:r>
        <w:t xml:space="preserve">offers a perspective on all workers in the GGH and their homebased trips to </w:t>
      </w:r>
      <w:r>
        <w:t>places of GGH employment.</w:t>
      </w:r>
    </w:p>
    <w:p w14:paraId="5F188996" w14:textId="0DB43168" w:rsidR="0032267B" w:rsidRDefault="0012754F" w:rsidP="00D63F07">
      <w:r>
        <w:t xml:space="preserve">Figure </w:t>
      </w:r>
      <w:r>
        <w:rPr>
          <w:color w:val="FF0000"/>
        </w:rPr>
        <w:t xml:space="preserve">2 </w:t>
      </w:r>
      <w:r>
        <w:t>presents the number of workers and jobs per TAZ. It can be observed that the spatial distribution of jobs and workers is unequal, which is indicative of a jobs-</w:t>
      </w:r>
      <w:r>
        <w:lastRenderedPageBreak/>
        <w:t>housing imbalance that can impact accessibility in a region (</w:t>
      </w:r>
      <w:r>
        <w:rPr>
          <w:color w:val="FF0000"/>
        </w:rPr>
        <w:t>Levine</w:t>
      </w:r>
      <w:r>
        <w:t xml:space="preserve">, </w:t>
      </w:r>
      <w:r>
        <w:rPr>
          <w:color w:val="FF0000"/>
        </w:rPr>
        <w:t>1998</w:t>
      </w:r>
      <w:r>
        <w:t>). It can also be seen that there is a higher number of TAZ with no workers than zones with no jobs (i.e., 791 TAZ</w:t>
      </w:r>
      <w:r w:rsidR="00D63F07" w:rsidRPr="00D63F07">
        <w:t xml:space="preserve"> </w:t>
      </w:r>
      <w:r w:rsidR="00D63F07">
        <w:t>with no workers : 396 TAZ with no jobs) and the mean of workers per TAZ is higher than the mean of jobs (i.e., 916 workers : 819 jobs) the number TAZ with an extreme number of jobs at the highest and lowest percentiles is significantly higher than the number of workers.</w:t>
      </w:r>
    </w:p>
    <w:p w14:paraId="4B632B2A" w14:textId="77777777" w:rsidR="0032267B" w:rsidRDefault="0012754F">
      <w:pPr>
        <w:spacing w:after="314" w:line="259" w:lineRule="auto"/>
        <w:ind w:left="61" w:firstLine="0"/>
        <w:jc w:val="left"/>
      </w:pPr>
      <w:r>
        <w:rPr>
          <w:noProof/>
        </w:rPr>
        <w:drawing>
          <wp:inline distT="0" distB="0" distL="0" distR="0" wp14:anchorId="7C90136E" wp14:editId="3E466D47">
            <wp:extent cx="4376928" cy="2682240"/>
            <wp:effectExtent l="0" t="0" r="0" b="0"/>
            <wp:docPr id="498228" name="Picture 498228"/>
            <wp:cNvGraphicFramePr/>
            <a:graphic xmlns:a="http://schemas.openxmlformats.org/drawingml/2006/main">
              <a:graphicData uri="http://schemas.openxmlformats.org/drawingml/2006/picture">
                <pic:pic xmlns:pic="http://schemas.openxmlformats.org/drawingml/2006/picture">
                  <pic:nvPicPr>
                    <pic:cNvPr id="498228" name="Picture 498228"/>
                    <pic:cNvPicPr/>
                  </pic:nvPicPr>
                  <pic:blipFill>
                    <a:blip r:embed="rId15"/>
                    <a:stretch>
                      <a:fillRect/>
                    </a:stretch>
                  </pic:blipFill>
                  <pic:spPr>
                    <a:xfrm>
                      <a:off x="0" y="0"/>
                      <a:ext cx="4376928" cy="2682240"/>
                    </a:xfrm>
                    <a:prstGeom prst="rect">
                      <a:avLst/>
                    </a:prstGeom>
                  </pic:spPr>
                </pic:pic>
              </a:graphicData>
            </a:graphic>
          </wp:inline>
        </w:drawing>
      </w:r>
    </w:p>
    <w:p w14:paraId="367BC4C6" w14:textId="77777777" w:rsidR="0032267B" w:rsidRPr="00D63F07" w:rsidRDefault="0012754F" w:rsidP="00D63F07">
      <w:pPr>
        <w:pStyle w:val="Capition"/>
      </w:pPr>
      <w:r>
        <w:rPr>
          <w:b/>
        </w:rPr>
        <w:t xml:space="preserve">Figure 2. </w:t>
      </w:r>
      <w:r w:rsidRPr="00D63F07">
        <w:t>Number of workers (left) and jobs (right) in each TAZ in the 2016 TTS.</w:t>
      </w:r>
    </w:p>
    <w:p w14:paraId="28E8B285" w14:textId="77777777" w:rsidR="0032267B" w:rsidRDefault="0012754F">
      <w:pPr>
        <w:pStyle w:val="Heading2"/>
        <w:spacing w:after="49"/>
        <w:ind w:left="-5"/>
      </w:pPr>
      <w:r>
        <w:rPr>
          <w:b w:val="0"/>
          <w:i/>
          <w:sz w:val="23"/>
        </w:rPr>
        <w:t>Calculated travel time</w:t>
      </w:r>
    </w:p>
    <w:p w14:paraId="60DDA867" w14:textId="282612A3" w:rsidR="00390C7E" w:rsidRDefault="0012754F" w:rsidP="00D63F07">
      <w:pPr>
        <w:rPr>
          <w:ins w:id="24" w:author="Anastasia Soukhov" w:date="2022-08-03T17:52:00Z"/>
        </w:rPr>
      </w:pPr>
      <w:r>
        <w:t>As menti</w:t>
      </w:r>
      <w:r>
        <w:t xml:space="preserve">oned, </w:t>
      </w:r>
      <w:r>
        <w:rPr>
          <w:rFonts w:ascii="Cambria" w:eastAsia="Cambria" w:hAnsi="Cambria" w:cs="Cambria"/>
        </w:rPr>
        <w:t>{</w:t>
      </w:r>
      <w:r>
        <w:t>TTS2016R</w:t>
      </w:r>
      <w:r>
        <w:rPr>
          <w:rFonts w:ascii="Cambria" w:eastAsia="Cambria" w:hAnsi="Cambria" w:cs="Cambria"/>
        </w:rPr>
        <w:t xml:space="preserve">} </w:t>
      </w:r>
      <w:r>
        <w:t xml:space="preserve">also includes travel time data for each home-to-work trip as displayed in Figure </w:t>
      </w:r>
      <w:r>
        <w:rPr>
          <w:color w:val="FF0000"/>
        </w:rPr>
        <w:t>3</w:t>
      </w:r>
      <w:r>
        <w:t xml:space="preserve">. This travel time corresponds to a car commute calculated using the R package </w:t>
      </w:r>
      <w:r>
        <w:rPr>
          <w:rFonts w:ascii="Cambria" w:eastAsia="Cambria" w:hAnsi="Cambria" w:cs="Cambria"/>
        </w:rPr>
        <w:t>{</w:t>
      </w:r>
      <w:r>
        <w:t>r5r</w:t>
      </w:r>
      <w:r>
        <w:rPr>
          <w:rFonts w:ascii="Cambria" w:eastAsia="Cambria" w:hAnsi="Cambria" w:cs="Cambria"/>
        </w:rPr>
        <w:t xml:space="preserve">} </w:t>
      </w:r>
      <w:r>
        <w:t xml:space="preserve">(see descriptive statistics in Figure </w:t>
      </w:r>
      <w:r>
        <w:rPr>
          <w:color w:val="FF0000"/>
        </w:rPr>
        <w:t>1</w:t>
      </w:r>
      <w:r>
        <w:t xml:space="preserve">). </w:t>
      </w:r>
      <w:ins w:id="25" w:author="Anastasia Soukhov" w:date="2022-08-03T22:20:00Z">
        <w:r w:rsidR="009A7FB1">
          <w:t xml:space="preserve">The R5R package </w:t>
        </w:r>
      </w:ins>
      <w:ins w:id="26" w:author="Anastasia Soukhov" w:date="2022-08-03T22:22:00Z">
        <w:r w:rsidR="00D15752">
          <w:t>interfaces with R</w:t>
        </w:r>
        <w:r w:rsidR="00D15752" w:rsidRPr="00D15752">
          <w:rPr>
            <w:vertAlign w:val="superscript"/>
            <w:rPrChange w:id="27" w:author="Anastasia Soukhov" w:date="2022-08-03T22:22:00Z">
              <w:rPr/>
            </w:rPrChange>
          </w:rPr>
          <w:t>5</w:t>
        </w:r>
        <w:r w:rsidR="00D15752">
          <w:t xml:space="preserve"> an </w:t>
        </w:r>
        <w:r w:rsidR="00D15752" w:rsidRPr="00D15752">
          <w:t>open source Java-based routing engine developed separately by Conveyal</w:t>
        </w:r>
      </w:ins>
      <w:ins w:id="28" w:author="Anastasia Soukhov" w:date="2022-08-03T22:23:00Z">
        <w:r w:rsidR="009230EB">
          <w:t xml:space="preserve"> and require</w:t>
        </w:r>
        <w:r w:rsidR="00682EFD">
          <w:t xml:space="preserve">s an Open Street Map network and </w:t>
        </w:r>
      </w:ins>
      <w:ins w:id="29" w:author="Anastasia Soukhov" w:date="2022-08-03T22:24:00Z">
        <w:r w:rsidR="00682EFD">
          <w:t>origin-destination pairs (i.e., the TAZ)</w:t>
        </w:r>
        <w:r w:rsidR="00540163">
          <w:t xml:space="preserve"> as inputs</w:t>
        </w:r>
      </w:ins>
      <w:ins w:id="30" w:author="Anastasia Soukhov" w:date="2022-08-03T22:22:00Z">
        <w:r w:rsidR="00D15752" w:rsidRPr="00D15752">
          <w:t>.</w:t>
        </w:r>
        <w:r w:rsidR="00D15752" w:rsidRPr="00D15752">
          <w:t xml:space="preserve"> </w:t>
        </w:r>
      </w:ins>
      <w:ins w:id="31" w:author="Anastasia Soukhov" w:date="2022-08-03T22:24:00Z">
        <w:r w:rsidR="00540163">
          <w:t xml:space="preserve">To calculate the </w:t>
        </w:r>
      </w:ins>
      <w:ins w:id="32" w:author="Anastasia Soukhov" w:date="2022-08-03T22:25:00Z">
        <w:r w:rsidR="00540163">
          <w:t>car travel time in R5R; it</w:t>
        </w:r>
      </w:ins>
      <w:ins w:id="33" w:author="Anastasia Soukhov" w:date="2022-08-03T17:52:00Z">
        <w:r w:rsidR="005023AF">
          <w:t xml:space="preserve"> took </w:t>
        </w:r>
        <w:r w:rsidR="005023AF" w:rsidRPr="00C71567">
          <w:rPr>
            <w:highlight w:val="yellow"/>
            <w:rPrChange w:id="34" w:author="Anastasia Soukhov" w:date="2022-08-03T20:02:00Z">
              <w:rPr/>
            </w:rPrChange>
          </w:rPr>
          <w:t>X minutes to run on a X GB machine</w:t>
        </w:r>
        <w:r w:rsidR="001A472B" w:rsidRPr="00C71567">
          <w:rPr>
            <w:highlight w:val="yellow"/>
            <w:rPrChange w:id="35" w:author="Anastasia Soukhov" w:date="2022-08-03T20:02:00Z">
              <w:rPr/>
            </w:rPrChange>
          </w:rPr>
          <w:t xml:space="preserve"> and produced </w:t>
        </w:r>
      </w:ins>
      <w:ins w:id="36" w:author="Anastasia Soukhov" w:date="2022-08-03T17:53:00Z">
        <w:r w:rsidR="001A472B" w:rsidRPr="00C71567">
          <w:rPr>
            <w:highlight w:val="yellow"/>
            <w:rPrChange w:id="37" w:author="Anastasia Soukhov" w:date="2022-08-03T20:02:00Z">
              <w:rPr/>
            </w:rPrChange>
          </w:rPr>
          <w:t>3,764</w:t>
        </w:r>
        <w:r w:rsidR="001A472B" w:rsidRPr="00C71567">
          <w:rPr>
            <w:highlight w:val="yellow"/>
            <w:rPrChange w:id="38" w:author="Anastasia Soukhov" w:date="2022-08-03T20:02:00Z">
              <w:rPr/>
            </w:rPrChange>
          </w:rPr>
          <w:t>*</w:t>
        </w:r>
        <w:r w:rsidR="001A472B" w:rsidRPr="00C71567">
          <w:rPr>
            <w:highlight w:val="yellow"/>
            <w:rPrChange w:id="39" w:author="Anastasia Soukhov" w:date="2022-08-03T20:02:00Z">
              <w:rPr/>
            </w:rPrChange>
          </w:rPr>
          <w:t>3,764</w:t>
        </w:r>
        <w:r w:rsidR="001A472B" w:rsidRPr="00C71567">
          <w:rPr>
            <w:highlight w:val="yellow"/>
            <w:rPrChange w:id="40" w:author="Anastasia Soukhov" w:date="2022-08-03T20:02:00Z">
              <w:rPr/>
            </w:rPrChange>
          </w:rPr>
          <w:t xml:space="preserve"> </w:t>
        </w:r>
        <w:r w:rsidR="00695EF5" w:rsidRPr="00C71567">
          <w:rPr>
            <w:highlight w:val="yellow"/>
            <w:rPrChange w:id="41" w:author="Anastasia Soukhov" w:date="2022-08-03T20:02:00Z">
              <w:rPr/>
            </w:rPrChange>
          </w:rPr>
          <w:t>car travel times (all origins to all destinations</w:t>
        </w:r>
      </w:ins>
      <w:ins w:id="42" w:author="Anastasia Soukhov" w:date="2022-08-03T17:54:00Z">
        <w:r w:rsidR="00695EF5" w:rsidRPr="00C71567">
          <w:rPr>
            <w:highlight w:val="yellow"/>
            <w:rPrChange w:id="43" w:author="Anastasia Soukhov" w:date="2022-08-03T20:02:00Z">
              <w:rPr/>
            </w:rPrChange>
          </w:rPr>
          <w:t>),</w:t>
        </w:r>
        <w:r w:rsidR="00695EF5">
          <w:t xml:space="preserve"> and the </w:t>
        </w:r>
      </w:ins>
      <w:ins w:id="44" w:author="Anastasia Soukhov" w:date="2022-08-03T20:02:00Z">
        <w:r w:rsidR="00C71567">
          <w:t>existing</w:t>
        </w:r>
      </w:ins>
      <w:ins w:id="45" w:author="Anastasia Soukhov" w:date="2022-08-03T17:54:00Z">
        <w:r w:rsidR="00695EF5">
          <w:t xml:space="preserve"> origin-destination pairs were matched with corresponding travel times. R5R can be used to compute transit, walk, cycling and mix-mode transportation as well.</w:t>
        </w:r>
      </w:ins>
      <w:ins w:id="46" w:author="Anastasia Soukhov" w:date="2022-08-03T17:53:00Z">
        <w:r w:rsidR="001A472B">
          <w:t xml:space="preserve"> </w:t>
        </w:r>
      </w:ins>
    </w:p>
    <w:p w14:paraId="021569EB" w14:textId="3D46D171" w:rsidR="0032267B" w:rsidRDefault="0012754F" w:rsidP="00D63F07">
      <w:r>
        <w:t>It is important to note that t</w:t>
      </w:r>
      <w:r>
        <w:t xml:space="preserve">ravel times within this data set are calculated assuming only car travel and one departure time for all origins. These assumptions are not completely realistic since we know a small proportion of trips are taken by non-car modes and travel time departures </w:t>
      </w:r>
      <w:r>
        <w:t>varies. However, it is not possible from the data retrieval system to obtain higher order tabulations so we carry on with the assume that all trips are taken by one-time departure car trip.</w:t>
      </w:r>
    </w:p>
    <w:p w14:paraId="0A8D086F" w14:textId="77777777" w:rsidR="0032267B" w:rsidRDefault="0012754F">
      <w:pPr>
        <w:spacing w:after="314" w:line="259" w:lineRule="auto"/>
        <w:ind w:left="61" w:firstLine="0"/>
        <w:jc w:val="left"/>
      </w:pPr>
      <w:r>
        <w:rPr>
          <w:noProof/>
        </w:rPr>
        <w:lastRenderedPageBreak/>
        <w:drawing>
          <wp:inline distT="0" distB="0" distL="0" distR="0" wp14:anchorId="2EDB229F" wp14:editId="27CC01D5">
            <wp:extent cx="4376928" cy="2682240"/>
            <wp:effectExtent l="0" t="0" r="0" b="0"/>
            <wp:docPr id="498230" name="Picture 498230"/>
            <wp:cNvGraphicFramePr/>
            <a:graphic xmlns:a="http://schemas.openxmlformats.org/drawingml/2006/main">
              <a:graphicData uri="http://schemas.openxmlformats.org/drawingml/2006/picture">
                <pic:pic xmlns:pic="http://schemas.openxmlformats.org/drawingml/2006/picture">
                  <pic:nvPicPr>
                    <pic:cNvPr id="498230" name="Picture 498230"/>
                    <pic:cNvPicPr/>
                  </pic:nvPicPr>
                  <pic:blipFill>
                    <a:blip r:embed="rId16"/>
                    <a:stretch>
                      <a:fillRect/>
                    </a:stretch>
                  </pic:blipFill>
                  <pic:spPr>
                    <a:xfrm>
                      <a:off x="0" y="0"/>
                      <a:ext cx="4376928" cy="2682240"/>
                    </a:xfrm>
                    <a:prstGeom prst="rect">
                      <a:avLst/>
                    </a:prstGeom>
                  </pic:spPr>
                </pic:pic>
              </a:graphicData>
            </a:graphic>
          </wp:inline>
        </w:drawing>
      </w:r>
    </w:p>
    <w:p w14:paraId="5F89364F" w14:textId="77777777" w:rsidR="0032267B" w:rsidRDefault="0012754F" w:rsidP="00D63F07">
      <w:pPr>
        <w:pStyle w:val="Capition"/>
      </w:pPr>
      <w:r>
        <w:rPr>
          <w:b/>
        </w:rPr>
        <w:t xml:space="preserve">Figure 3. </w:t>
      </w:r>
      <w:r>
        <w:t>Calculated total worker travel time (left) and average worker travel time (right) for each TAZ in the 2016 TTS.</w:t>
      </w:r>
    </w:p>
    <w:p w14:paraId="2DF55712" w14:textId="7B2AB076" w:rsidR="0032267B" w:rsidRDefault="0012754F">
      <w:pPr>
        <w:spacing w:after="376"/>
        <w:ind w:left="-15" w:right="-15" w:firstLine="199"/>
      </w:pPr>
      <w:r>
        <w:t xml:space="preserve">As can be observed in Figure </w:t>
      </w:r>
      <w:r>
        <w:rPr>
          <w:color w:val="FF0000"/>
        </w:rPr>
        <w:t>3</w:t>
      </w:r>
      <w:r>
        <w:t xml:space="preserve">, the total travel time resembles the spatial trend distribution in the number of employed people in the previous </w:t>
      </w:r>
      <w:r>
        <w:t xml:space="preserve">plot (Figure </w:t>
      </w:r>
      <w:r>
        <w:rPr>
          <w:color w:val="FF0000"/>
        </w:rPr>
        <w:t>2</w:t>
      </w:r>
      <w:r>
        <w:t>) and the spatial distribution of the average travel time is distinct from other plots presented so far. We can see that in areas around the south-eastern border that make up the Greater Toronto and Hamilton Area (GTHA), Niagara and Waterloo</w:t>
      </w:r>
      <w:ins w:id="47" w:author="Anastasia Soukhov" w:date="2022-08-03T22:33:00Z">
        <w:r w:rsidR="00F84857">
          <w:t xml:space="preserve"> (see Figure 1 for </w:t>
        </w:r>
        <w:r w:rsidR="008D401F">
          <w:t>municipality names)</w:t>
        </w:r>
      </w:ins>
      <w:r>
        <w:t>,</w:t>
      </w:r>
      <w:r>
        <w:t xml:space="preserve"> the average travel times are moderately low. Further from these areas, travel times are higher. Interestingly, even in eastern areas (e.g., Peterborough) with high employment and high job concentration, average travel time is higher than within the GTHA.</w:t>
      </w:r>
    </w:p>
    <w:p w14:paraId="381A2B0D" w14:textId="77777777" w:rsidR="0032267B" w:rsidRDefault="0012754F">
      <w:pPr>
        <w:pStyle w:val="Heading2"/>
        <w:spacing w:after="49"/>
        <w:ind w:left="-5"/>
      </w:pPr>
      <w:r>
        <w:rPr>
          <w:b w:val="0"/>
          <w:i/>
          <w:sz w:val="23"/>
        </w:rPr>
        <w:t>Calibrating an impedance function</w:t>
      </w:r>
    </w:p>
    <w:p w14:paraId="5EF25F92" w14:textId="77777777" w:rsidR="0032267B" w:rsidRDefault="0012754F">
      <w:pPr>
        <w:ind w:left="-5" w:right="-15"/>
      </w:pPr>
      <w:r>
        <w:t>Impedance functions are useful to understand mobility behaviour and are used to estimate gravity models of spatial interaction (</w:t>
      </w:r>
      <w:r>
        <w:rPr>
          <w:color w:val="FF0000"/>
        </w:rPr>
        <w:t>Wilson</w:t>
      </w:r>
      <w:r>
        <w:t xml:space="preserve">, </w:t>
      </w:r>
      <w:r>
        <w:rPr>
          <w:color w:val="FF0000"/>
        </w:rPr>
        <w:t>1971</w:t>
      </w:r>
      <w:r>
        <w:t xml:space="preserve">; </w:t>
      </w:r>
      <w:r>
        <w:rPr>
          <w:color w:val="FF0000"/>
        </w:rPr>
        <w:t>Haynes and Fotheringham</w:t>
      </w:r>
      <w:r>
        <w:t xml:space="preserve">, </w:t>
      </w:r>
      <w:r>
        <w:rPr>
          <w:color w:val="FF0000"/>
        </w:rPr>
        <w:t>1985</w:t>
      </w:r>
      <w:r>
        <w:t>) and applied in accessibility analysis (</w:t>
      </w:r>
      <w:r>
        <w:rPr>
          <w:color w:val="FF0000"/>
        </w:rPr>
        <w:t>Hansen</w:t>
      </w:r>
      <w:r>
        <w:t xml:space="preserve">, </w:t>
      </w:r>
      <w:r>
        <w:rPr>
          <w:color w:val="FF0000"/>
        </w:rPr>
        <w:t>19</w:t>
      </w:r>
      <w:r>
        <w:rPr>
          <w:color w:val="FF0000"/>
        </w:rPr>
        <w:t>59</w:t>
      </w:r>
      <w:r>
        <w:t xml:space="preserve">; </w:t>
      </w:r>
      <w:r>
        <w:rPr>
          <w:color w:val="FF0000"/>
        </w:rPr>
        <w:t>Talen and Anselin</w:t>
      </w:r>
      <w:r>
        <w:t xml:space="preserve">, </w:t>
      </w:r>
      <w:r>
        <w:rPr>
          <w:color w:val="FF0000"/>
        </w:rPr>
        <w:t>1998</w:t>
      </w:r>
      <w:r>
        <w:t xml:space="preserve">; </w:t>
      </w:r>
      <w:r>
        <w:rPr>
          <w:color w:val="FF0000"/>
        </w:rPr>
        <w:t xml:space="preserve">Paez et al.´ </w:t>
      </w:r>
      <w:r>
        <w:t xml:space="preserve">, </w:t>
      </w:r>
      <w:r>
        <w:rPr>
          <w:color w:val="FF0000"/>
        </w:rPr>
        <w:t>2013</w:t>
      </w:r>
      <w:r>
        <w:t xml:space="preserve">; </w:t>
      </w:r>
      <w:r>
        <w:rPr>
          <w:color w:val="FF0000"/>
        </w:rPr>
        <w:t>Barboza et al.</w:t>
      </w:r>
      <w:r>
        <w:t xml:space="preserve">, </w:t>
      </w:r>
      <w:r>
        <w:rPr>
          <w:color w:val="FF0000"/>
        </w:rPr>
        <w:t>2021</w:t>
      </w:r>
      <w:r>
        <w:t xml:space="preserve">). An impedance function </w:t>
      </w:r>
      <w:r>
        <w:rPr>
          <w:rFonts w:ascii="Cambria" w:eastAsia="Cambria" w:hAnsi="Cambria" w:cs="Cambria"/>
          <w:i/>
        </w:rPr>
        <w:t>f</w:t>
      </w:r>
      <w:r>
        <w:rPr>
          <w:rFonts w:ascii="Cambria" w:eastAsia="Cambria" w:hAnsi="Cambria" w:cs="Cambria"/>
        </w:rPr>
        <w:t xml:space="preserve">(·) </w:t>
      </w:r>
      <w:r>
        <w:t xml:space="preserve">depends on the cost of travel </w:t>
      </w:r>
      <w:r>
        <w:rPr>
          <w:rFonts w:ascii="Cambria" w:eastAsia="Cambria" w:hAnsi="Cambria" w:cs="Cambria"/>
          <w:i/>
        </w:rPr>
        <w:t>c</w:t>
      </w:r>
      <w:r>
        <w:rPr>
          <w:rFonts w:ascii="Cambria" w:eastAsia="Cambria" w:hAnsi="Cambria" w:cs="Cambria"/>
          <w:i/>
          <w:vertAlign w:val="subscript"/>
        </w:rPr>
        <w:t xml:space="preserve">ij </w:t>
      </w:r>
      <w:r>
        <w:t xml:space="preserve">between locations </w:t>
      </w:r>
      <w:r>
        <w:rPr>
          <w:rFonts w:ascii="Cambria" w:eastAsia="Cambria" w:hAnsi="Cambria" w:cs="Cambria"/>
          <w:i/>
        </w:rPr>
        <w:t xml:space="preserve">i </w:t>
      </w:r>
      <w:r>
        <w:t xml:space="preserve">and </w:t>
      </w:r>
      <w:r>
        <w:rPr>
          <w:rFonts w:ascii="Cambria" w:eastAsia="Cambria" w:hAnsi="Cambria" w:cs="Cambria"/>
          <w:i/>
        </w:rPr>
        <w:t xml:space="preserve">j </w:t>
      </w:r>
      <w:r>
        <w:t xml:space="preserve">(all which is supplied in the travel time and origin-destination table within </w:t>
      </w:r>
      <w:r>
        <w:rPr>
          <w:rFonts w:ascii="Cambria" w:eastAsia="Cambria" w:hAnsi="Cambria" w:cs="Cambria"/>
        </w:rPr>
        <w:t>{</w:t>
      </w:r>
      <w:r>
        <w:t>TTS2016R</w:t>
      </w:r>
      <w:r>
        <w:rPr>
          <w:rFonts w:ascii="Cambria" w:eastAsia="Cambria" w:hAnsi="Cambria" w:cs="Cambria"/>
        </w:rPr>
        <w:t>}</w:t>
      </w:r>
      <w:r>
        <w:t>).</w:t>
      </w:r>
    </w:p>
    <w:p w14:paraId="334632C6" w14:textId="2621F3F4" w:rsidR="00D63F07" w:rsidRDefault="0012754F" w:rsidP="00D63F07">
      <w:r>
        <w:t>A useful technique to calibrate an impedance function is to use the trip length distribution (TLD) as measured from origin-destination data (</w:t>
      </w:r>
      <w:r>
        <w:rPr>
          <w:color w:val="FF0000"/>
        </w:rPr>
        <w:t>Horbachov and Svichynsky</w:t>
      </w:r>
      <w:r>
        <w:rPr>
          <w:color w:val="FF0000"/>
        </w:rPr>
        <w:t>i</w:t>
      </w:r>
      <w:r>
        <w:t xml:space="preserve">, </w:t>
      </w:r>
      <w:r>
        <w:rPr>
          <w:color w:val="FF0000"/>
        </w:rPr>
        <w:t>2018</w:t>
      </w:r>
      <w:r>
        <w:t xml:space="preserve">; </w:t>
      </w:r>
      <w:r>
        <w:rPr>
          <w:color w:val="FF0000"/>
        </w:rPr>
        <w:t>Batista et al.</w:t>
      </w:r>
      <w:r>
        <w:t xml:space="preserve">, </w:t>
      </w:r>
      <w:r>
        <w:rPr>
          <w:color w:val="FF0000"/>
        </w:rPr>
        <w:t>2019</w:t>
      </w:r>
      <w:r>
        <w:t>). The TLD is the representation of the likelihood that a proportion of trips are taken at a specific travel cost. In our data set, where we</w:t>
      </w:r>
      <w:r w:rsidR="00D63F07" w:rsidRPr="00D63F07">
        <w:t xml:space="preserve"> </w:t>
      </w:r>
      <w:r w:rsidR="00D63F07">
        <w:t>assume cost is travel time, the impedance function maps low travel times to higher proportions of trips, and high travel times are mapped to low proportion of trips.</w:t>
      </w:r>
    </w:p>
    <w:p w14:paraId="134959AE" w14:textId="476C267E" w:rsidR="0032267B" w:rsidRDefault="00D63F07" w:rsidP="00D63F07">
      <w:r>
        <w:lastRenderedPageBreak/>
        <w:t xml:space="preserve">Using the data contained in </w:t>
      </w:r>
      <w:r>
        <w:rPr>
          <w:rFonts w:ascii="Cambria" w:eastAsia="Cambria" w:hAnsi="Cambria" w:cs="Cambria"/>
        </w:rPr>
        <w:t>{</w:t>
      </w:r>
      <w:r>
        <w:t>TTS2016R</w:t>
      </w:r>
      <w:r>
        <w:rPr>
          <w:rFonts w:ascii="Cambria" w:eastAsia="Cambria" w:hAnsi="Cambria" w:cs="Cambria"/>
        </w:rPr>
        <w:t>}</w:t>
      </w:r>
      <w:r>
        <w:t xml:space="preserve">, we fit the empirical TLD to a density distribution using maximum likelihood techniques and the Nelder-Mead method for direct optimization available within the R package </w:t>
      </w:r>
      <w:r>
        <w:rPr>
          <w:rFonts w:ascii="Cambria" w:eastAsia="Cambria" w:hAnsi="Cambria" w:cs="Cambria"/>
        </w:rPr>
        <w:t>{</w:t>
      </w:r>
      <w:r>
        <w:t>fitdistrplus</w:t>
      </w:r>
      <w:r>
        <w:rPr>
          <w:rFonts w:ascii="Cambria" w:eastAsia="Cambria" w:hAnsi="Cambria" w:cs="Cambria"/>
        </w:rPr>
        <w:t xml:space="preserve">} </w:t>
      </w:r>
      <w:r>
        <w:t>(</w:t>
      </w:r>
      <w:r>
        <w:rPr>
          <w:color w:val="FF0000"/>
        </w:rPr>
        <w:t>Delignette-Muller and Dutang</w:t>
      </w:r>
      <w:r>
        <w:t xml:space="preserve">, </w:t>
      </w:r>
      <w:r>
        <w:rPr>
          <w:color w:val="FF0000"/>
        </w:rPr>
        <w:t>2015</w:t>
      </w:r>
      <w:r>
        <w:t xml:space="preserve">). Based on goodness-of-fit criteria and diagnostics seen in Figure </w:t>
      </w:r>
      <w:r>
        <w:rPr>
          <w:color w:val="FF0000"/>
        </w:rPr>
        <w:t>4</w:t>
      </w:r>
      <w:r>
        <w:t xml:space="preserve">, the gamma distribution is selected. The ‘shape’ parameter is </w:t>
      </w:r>
      <w:r>
        <w:rPr>
          <w:rFonts w:ascii="Cambria" w:eastAsia="Cambria" w:hAnsi="Cambria" w:cs="Cambria"/>
          <w:i/>
        </w:rPr>
        <w:t xml:space="preserve">α </w:t>
      </w:r>
      <w:r>
        <w:t xml:space="preserve">= 2.019, the estimated ‘rate’ is </w:t>
      </w:r>
      <w:r>
        <w:rPr>
          <w:rFonts w:ascii="Cambria" w:eastAsia="Cambria" w:hAnsi="Cambria" w:cs="Cambria"/>
          <w:i/>
        </w:rPr>
        <w:t xml:space="preserve">β </w:t>
      </w:r>
      <w:r>
        <w:t xml:space="preserve">= 0.094 , and </w:t>
      </w:r>
      <w:r>
        <w:rPr>
          <w:rFonts w:ascii="Cambria" w:eastAsia="Cambria" w:hAnsi="Cambria" w:cs="Cambria"/>
        </w:rPr>
        <w:t>Γ(</w:t>
      </w:r>
      <w:r>
        <w:rPr>
          <w:rFonts w:ascii="Cambria" w:eastAsia="Cambria" w:hAnsi="Cambria" w:cs="Cambria"/>
          <w:i/>
        </w:rPr>
        <w:t>α</w:t>
      </w:r>
      <w:r>
        <w:rPr>
          <w:rFonts w:ascii="Cambria" w:eastAsia="Cambria" w:hAnsi="Cambria" w:cs="Cambria"/>
        </w:rPr>
        <w:t xml:space="preserve">) </w:t>
      </w:r>
      <w:r>
        <w:t>is defined in Equation (</w:t>
      </w:r>
      <w:r>
        <w:rPr>
          <w:color w:val="FF0000"/>
        </w:rPr>
        <w:t>1</w:t>
      </w:r>
      <w:r>
        <w:t>).</w:t>
      </w:r>
    </w:p>
    <w:p w14:paraId="0002226F" w14:textId="77777777" w:rsidR="0032267B" w:rsidRDefault="0012754F">
      <w:pPr>
        <w:spacing w:after="224" w:line="259" w:lineRule="auto"/>
        <w:ind w:left="879" w:firstLine="0"/>
        <w:jc w:val="left"/>
      </w:pPr>
      <w:r>
        <w:rPr>
          <w:noProof/>
        </w:rPr>
        <w:drawing>
          <wp:inline distT="0" distB="0" distL="0" distR="0" wp14:anchorId="586F1A93" wp14:editId="395B5D35">
            <wp:extent cx="3348045" cy="3348045"/>
            <wp:effectExtent l="0" t="0" r="0" b="0"/>
            <wp:docPr id="16725" name="Picture 16725"/>
            <wp:cNvGraphicFramePr/>
            <a:graphic xmlns:a="http://schemas.openxmlformats.org/drawingml/2006/main">
              <a:graphicData uri="http://schemas.openxmlformats.org/drawingml/2006/picture">
                <pic:pic xmlns:pic="http://schemas.openxmlformats.org/drawingml/2006/picture">
                  <pic:nvPicPr>
                    <pic:cNvPr id="16725" name="Picture 16725"/>
                    <pic:cNvPicPr/>
                  </pic:nvPicPr>
                  <pic:blipFill>
                    <a:blip r:embed="rId17"/>
                    <a:stretch>
                      <a:fillRect/>
                    </a:stretch>
                  </pic:blipFill>
                  <pic:spPr>
                    <a:xfrm>
                      <a:off x="0" y="0"/>
                      <a:ext cx="3348045" cy="3348045"/>
                    </a:xfrm>
                    <a:prstGeom prst="rect">
                      <a:avLst/>
                    </a:prstGeom>
                  </pic:spPr>
                </pic:pic>
              </a:graphicData>
            </a:graphic>
          </wp:inline>
        </w:drawing>
      </w:r>
    </w:p>
    <w:p w14:paraId="6CEFB4F8" w14:textId="77777777" w:rsidR="0032267B" w:rsidRDefault="0012754F">
      <w:pPr>
        <w:spacing w:after="449"/>
        <w:ind w:left="-5"/>
        <w:jc w:val="left"/>
      </w:pPr>
      <w:r>
        <w:rPr>
          <w:b/>
          <w:sz w:val="17"/>
        </w:rPr>
        <w:t xml:space="preserve">Figure 4. </w:t>
      </w:r>
      <w:r w:rsidRPr="00D63F07">
        <w:rPr>
          <w:rStyle w:val="CapitionChar"/>
        </w:rPr>
        <w:t>Empirical TTS 2016 home-based car TLD (black) and calibrated gamma distrib</w:t>
      </w:r>
      <w:r w:rsidRPr="00D63F07">
        <w:rPr>
          <w:rStyle w:val="CapitionChar"/>
        </w:rPr>
        <w:t>ution impedance function (red) with associated Q-Q and P-P plots</w:t>
      </w:r>
    </w:p>
    <w:p w14:paraId="1FD038AC" w14:textId="77777777" w:rsidR="0032267B" w:rsidRDefault="0012754F">
      <w:pPr>
        <w:tabs>
          <w:tab w:val="center" w:pos="3508"/>
          <w:tab w:val="right" w:pos="7030"/>
        </w:tabs>
        <w:spacing w:after="132" w:line="259" w:lineRule="auto"/>
        <w:ind w:firstLine="0"/>
        <w:jc w:val="left"/>
      </w:pPr>
      <w:r>
        <w:rPr>
          <w:sz w:val="22"/>
        </w:rPr>
        <w:tab/>
      </w:r>
      <w:r>
        <w:rPr>
          <w:noProof/>
        </w:rPr>
        <w:drawing>
          <wp:inline distT="0" distB="0" distL="0" distR="0" wp14:anchorId="01139200" wp14:editId="66D4B202">
            <wp:extent cx="1139952" cy="195072"/>
            <wp:effectExtent l="0" t="0" r="0" b="0"/>
            <wp:docPr id="498232" name="Picture 498232"/>
            <wp:cNvGraphicFramePr/>
            <a:graphic xmlns:a="http://schemas.openxmlformats.org/drawingml/2006/main">
              <a:graphicData uri="http://schemas.openxmlformats.org/drawingml/2006/picture">
                <pic:pic xmlns:pic="http://schemas.openxmlformats.org/drawingml/2006/picture">
                  <pic:nvPicPr>
                    <pic:cNvPr id="498232" name="Picture 498232"/>
                    <pic:cNvPicPr/>
                  </pic:nvPicPr>
                  <pic:blipFill>
                    <a:blip r:embed="rId18"/>
                    <a:stretch>
                      <a:fillRect/>
                    </a:stretch>
                  </pic:blipFill>
                  <pic:spPr>
                    <a:xfrm>
                      <a:off x="0" y="0"/>
                      <a:ext cx="1139952" cy="195072"/>
                    </a:xfrm>
                    <a:prstGeom prst="rect">
                      <a:avLst/>
                    </a:prstGeom>
                  </pic:spPr>
                </pic:pic>
              </a:graphicData>
            </a:graphic>
          </wp:inline>
        </w:drawing>
      </w:r>
      <w:r>
        <w:rPr>
          <w:rFonts w:ascii="Cambria" w:eastAsia="Cambria" w:hAnsi="Cambria" w:cs="Cambria"/>
          <w:sz w:val="14"/>
        </w:rPr>
        <w:t xml:space="preserve">∞ </w:t>
      </w:r>
      <w:r>
        <w:rPr>
          <w:rFonts w:ascii="Cambria" w:eastAsia="Cambria" w:hAnsi="Cambria" w:cs="Cambria"/>
          <w:i/>
          <w:sz w:val="14"/>
        </w:rPr>
        <w:t>α</w:t>
      </w:r>
      <w:r>
        <w:rPr>
          <w:rFonts w:ascii="Cambria" w:eastAsia="Cambria" w:hAnsi="Cambria" w:cs="Cambria"/>
          <w:sz w:val="14"/>
        </w:rPr>
        <w:t>−</w:t>
      </w:r>
      <w:r>
        <w:rPr>
          <w:rFonts w:ascii="Cambria" w:eastAsia="Cambria" w:hAnsi="Cambria" w:cs="Cambria"/>
          <w:i/>
          <w:sz w:val="14"/>
        </w:rPr>
        <w:t>β</w:t>
      </w:r>
      <w:r>
        <w:rPr>
          <w:rFonts w:ascii="Cambria" w:eastAsia="Cambria" w:hAnsi="Cambria" w:cs="Cambria"/>
          <w:sz w:val="14"/>
        </w:rPr>
        <w:t>1Γ(</w:t>
      </w:r>
      <w:r>
        <w:rPr>
          <w:rFonts w:ascii="Cambria" w:eastAsia="Cambria" w:hAnsi="Cambria" w:cs="Cambria"/>
          <w:i/>
        </w:rPr>
        <w:t>e</w:t>
      </w:r>
      <w:r>
        <w:rPr>
          <w:rFonts w:ascii="Cambria" w:eastAsia="Cambria" w:hAnsi="Cambria" w:cs="Cambria"/>
          <w:sz w:val="14"/>
        </w:rPr>
        <w:t>−</w:t>
      </w:r>
      <w:r>
        <w:rPr>
          <w:rFonts w:ascii="Cambria" w:eastAsia="Cambria" w:hAnsi="Cambria" w:cs="Cambria"/>
          <w:i/>
          <w:sz w:val="14"/>
        </w:rPr>
        <w:t>αx</w:t>
      </w:r>
      <w:r>
        <w:rPr>
          <w:rFonts w:ascii="Cambria" w:eastAsia="Cambria" w:hAnsi="Cambria" w:cs="Cambria"/>
          <w:sz w:val="14"/>
        </w:rPr>
        <w:t>)</w:t>
      </w:r>
      <w:r>
        <w:rPr>
          <w:rFonts w:ascii="Cambria" w:eastAsia="Cambria" w:hAnsi="Cambria" w:cs="Cambria"/>
          <w:i/>
        </w:rPr>
        <w:t xml:space="preserve">dx </w:t>
      </w:r>
      <w:r>
        <w:t xml:space="preserve">for </w:t>
      </w:r>
      <w:r>
        <w:rPr>
          <w:rFonts w:ascii="Cambria" w:eastAsia="Cambria" w:hAnsi="Cambria" w:cs="Cambria"/>
        </w:rPr>
        <w:t xml:space="preserve">0 ≤ </w:t>
      </w:r>
      <w:r>
        <w:rPr>
          <w:rFonts w:ascii="Cambria" w:eastAsia="Cambria" w:hAnsi="Cambria" w:cs="Cambria"/>
          <w:i/>
        </w:rPr>
        <w:t xml:space="preserve">x </w:t>
      </w:r>
      <w:r>
        <w:rPr>
          <w:rFonts w:ascii="Cambria" w:eastAsia="Cambria" w:hAnsi="Cambria" w:cs="Cambria"/>
        </w:rPr>
        <w:t>≤ ∞</w:t>
      </w:r>
      <w:r>
        <w:rPr>
          <w:rFonts w:ascii="Cambria" w:eastAsia="Cambria" w:hAnsi="Cambria" w:cs="Cambria"/>
        </w:rPr>
        <w:tab/>
      </w:r>
      <w:r>
        <w:t>(1)</w:t>
      </w:r>
    </w:p>
    <w:p w14:paraId="121AE24C" w14:textId="77777777" w:rsidR="0032267B" w:rsidRDefault="0012754F">
      <w:pPr>
        <w:spacing w:after="0" w:line="259" w:lineRule="auto"/>
        <w:ind w:left="1866" w:firstLine="0"/>
        <w:jc w:val="left"/>
      </w:pPr>
      <w:r>
        <w:rPr>
          <w:rFonts w:ascii="Cambria" w:eastAsia="Cambria" w:hAnsi="Cambria" w:cs="Cambria"/>
        </w:rPr>
        <w:t>Γ(</w:t>
      </w:r>
      <w:r>
        <w:rPr>
          <w:rFonts w:ascii="Cambria" w:eastAsia="Cambria" w:hAnsi="Cambria" w:cs="Cambria"/>
          <w:i/>
        </w:rPr>
        <w:t>α</w:t>
      </w:r>
      <w:r>
        <w:rPr>
          <w:rFonts w:ascii="Cambria" w:eastAsia="Cambria" w:hAnsi="Cambria" w:cs="Cambria"/>
        </w:rPr>
        <w:t>) = R</w:t>
      </w:r>
      <w:r>
        <w:rPr>
          <w:rFonts w:ascii="Cambria" w:eastAsia="Cambria" w:hAnsi="Cambria" w:cs="Cambria"/>
          <w:sz w:val="14"/>
        </w:rPr>
        <w:t xml:space="preserve">0 </w:t>
      </w:r>
      <w:r>
        <w:rPr>
          <w:rFonts w:ascii="Cambria" w:eastAsia="Cambria" w:hAnsi="Cambria" w:cs="Cambria"/>
          <w:i/>
        </w:rPr>
        <w:t>x</w:t>
      </w:r>
    </w:p>
    <w:p w14:paraId="2C683FD9" w14:textId="77777777" w:rsidR="0032267B" w:rsidRDefault="0012754F">
      <w:pPr>
        <w:pStyle w:val="Heading1"/>
        <w:spacing w:after="79"/>
        <w:ind w:left="-5"/>
      </w:pPr>
      <w:r>
        <w:t>Concluding remarks</w:t>
      </w:r>
    </w:p>
    <w:p w14:paraId="36663130" w14:textId="4B7DB56D" w:rsidR="0032267B" w:rsidRDefault="0012754F" w:rsidP="00D63F07">
      <w:r>
        <w:t>The open data product introduced in this paper shares tables for home-to-work related data from the 2016 TTS. In addition, inter-centroid travel time tables are calculated</w:t>
      </w:r>
      <w:del w:id="48" w:author="Anastasia Soukhov" w:date="2022-08-03T22:48:00Z">
        <w:r w:rsidDel="00B6668F">
          <w:delText>,</w:delText>
        </w:r>
      </w:del>
      <w:r>
        <w:t xml:space="preserve"> and the </w:t>
      </w:r>
      <w:ins w:id="49" w:author="Anastasia Soukhov" w:date="2022-08-03T22:48:00Z">
        <w:r w:rsidR="00936136">
          <w:t xml:space="preserve">associated </w:t>
        </w:r>
      </w:ins>
      <w:r>
        <w:t>planning/municipality boundaries are included</w:t>
      </w:r>
      <w:del w:id="50" w:author="Anastasia Soukhov" w:date="2022-08-03T22:48:00Z">
        <w:r w:rsidDel="00936136">
          <w:delText xml:space="preserve"> as a compl</w:delText>
        </w:r>
        <w:r w:rsidDel="00936136">
          <w:delText>iment</w:delText>
        </w:r>
      </w:del>
      <w:r>
        <w:t xml:space="preserve">. This open data product, </w:t>
      </w:r>
      <w:r>
        <w:rPr>
          <w:rFonts w:ascii="Cambria" w:eastAsia="Cambria" w:hAnsi="Cambria" w:cs="Cambria"/>
        </w:rPr>
        <w:t>{</w:t>
      </w:r>
      <w:r>
        <w:t>TTS2016R</w:t>
      </w:r>
      <w:r>
        <w:rPr>
          <w:rFonts w:ascii="Cambria" w:eastAsia="Cambria" w:hAnsi="Cambria" w:cs="Cambria"/>
        </w:rPr>
        <w:t>}</w:t>
      </w:r>
      <w:r>
        <w:t xml:space="preserve">, is freely available to explore in an </w:t>
      </w:r>
      <w:r>
        <w:t xml:space="preserve">R </w:t>
      </w:r>
      <w:r>
        <w:t>environment. One possible use of this data, as showcased in this paper, is the calibration of impedance functions which in turn can be used for accessibility analysis.</w:t>
      </w:r>
    </w:p>
    <w:p w14:paraId="0979D19D" w14:textId="77777777" w:rsidR="0032267B" w:rsidRDefault="0012754F" w:rsidP="00D63F07">
      <w:r>
        <w:lastRenderedPageBreak/>
        <w:t>In the</w:t>
      </w:r>
      <w:r>
        <w:t xml:space="preserve"> spirit of novel and original research, we hope readers value the efforts made to detail the data in order to improve transparency in our work and encourage others to replicate and, hopefully, inspire research of their own. We see this product as providing</w:t>
      </w:r>
      <w:r>
        <w:t xml:space="preserve"> open infrastructure for additional TTS or complimentary data sets to be amended by the authors or wider open-source community in the future.</w:t>
      </w:r>
    </w:p>
    <w:p w14:paraId="216B18FA" w14:textId="77777777" w:rsidR="0032267B" w:rsidRDefault="0012754F" w:rsidP="00D63F07">
      <w:pPr>
        <w:pStyle w:val="Heading1"/>
      </w:pPr>
      <w:r>
        <w:t>References</w:t>
      </w:r>
    </w:p>
    <w:p w14:paraId="24A9F75A" w14:textId="77777777" w:rsidR="0032267B" w:rsidRDefault="0012754F">
      <w:pPr>
        <w:spacing w:after="3" w:line="295" w:lineRule="auto"/>
        <w:ind w:left="314" w:right="-15" w:hanging="329"/>
      </w:pPr>
      <w:r>
        <w:rPr>
          <w:sz w:val="18"/>
        </w:rPr>
        <w:t>Arribas-Bel D, Green M, Rowe F and Singleton A (2021) Open data products-a framework for creating valua</w:t>
      </w:r>
      <w:r>
        <w:rPr>
          <w:sz w:val="18"/>
        </w:rPr>
        <w:t xml:space="preserve">ble analysis ready data. </w:t>
      </w:r>
      <w:r>
        <w:rPr>
          <w:i/>
          <w:sz w:val="18"/>
        </w:rPr>
        <w:t xml:space="preserve">Journal of Geographical Systems </w:t>
      </w:r>
      <w:r>
        <w:rPr>
          <w:sz w:val="18"/>
        </w:rPr>
        <w:t xml:space="preserve">23(4): 497– 514. DOI:10.1007/s10109-021-00363-5. URL </w:t>
      </w:r>
      <w:hyperlink r:id="rId19">
        <w:r>
          <w:rPr>
            <w:color w:val="FF0000"/>
            <w:sz w:val="18"/>
          </w:rPr>
          <w:t xml:space="preserve">https://dx.doi.org/10.1007/ </w:t>
        </w:r>
      </w:hyperlink>
      <w:hyperlink r:id="rId20">
        <w:r>
          <w:rPr>
            <w:color w:val="FF0000"/>
            <w:sz w:val="18"/>
          </w:rPr>
          <w:t>s10109-021-00363-5</w:t>
        </w:r>
      </w:hyperlink>
      <w:hyperlink r:id="rId21">
        <w:r>
          <w:rPr>
            <w:sz w:val="18"/>
          </w:rPr>
          <w:t>.</w:t>
        </w:r>
      </w:hyperlink>
    </w:p>
    <w:p w14:paraId="27830AF1" w14:textId="77777777" w:rsidR="0032267B" w:rsidRDefault="0012754F">
      <w:pPr>
        <w:spacing w:after="3" w:line="295" w:lineRule="auto"/>
        <w:ind w:left="314" w:right="-15" w:hanging="329"/>
      </w:pPr>
      <w:r>
        <w:rPr>
          <w:sz w:val="18"/>
        </w:rPr>
        <w:t xml:space="preserve">Barboza MHC, Carneiro MS, Falavigna C, Luz G and Orrico R (2021) Balancing time: Using a new accessibility measure in Rio de Janeiro. </w:t>
      </w:r>
      <w:r>
        <w:rPr>
          <w:i/>
          <w:sz w:val="18"/>
        </w:rPr>
        <w:t xml:space="preserve">Journal of Transport Geography </w:t>
      </w:r>
      <w:r>
        <w:rPr>
          <w:sz w:val="18"/>
        </w:rPr>
        <w:t xml:space="preserve">90: 102924. DOI:10. 1016/j.jtrangeo.2020.102924. URL </w:t>
      </w:r>
      <w:hyperlink r:id="rId22">
        <w:r>
          <w:rPr>
            <w:color w:val="FF0000"/>
            <w:sz w:val="18"/>
          </w:rPr>
          <w:t xml:space="preserve">https://www.sciencedirect.com/science/ </w:t>
        </w:r>
      </w:hyperlink>
      <w:hyperlink r:id="rId23">
        <w:r>
          <w:rPr>
            <w:color w:val="FF0000"/>
            <w:sz w:val="18"/>
          </w:rPr>
          <w:t>article/pii/S0966692320310012</w:t>
        </w:r>
      </w:hyperlink>
      <w:hyperlink r:id="rId24">
        <w:r>
          <w:rPr>
            <w:sz w:val="18"/>
          </w:rPr>
          <w:t>.</w:t>
        </w:r>
      </w:hyperlink>
    </w:p>
    <w:p w14:paraId="694791D2" w14:textId="77777777" w:rsidR="0032267B" w:rsidRDefault="0012754F">
      <w:pPr>
        <w:spacing w:after="3" w:line="295" w:lineRule="auto"/>
        <w:ind w:left="314" w:right="-15" w:hanging="329"/>
      </w:pPr>
      <w:r>
        <w:rPr>
          <w:sz w:val="18"/>
        </w:rPr>
        <w:t xml:space="preserve">Batista S, Leclercq L and Geroliminis N (2019) Estimation of regional trip length distributions for the calibration of the aggregated network traffic models. </w:t>
      </w:r>
      <w:r>
        <w:rPr>
          <w:i/>
          <w:sz w:val="18"/>
        </w:rPr>
        <w:t xml:space="preserve">Transportation Research Part B: Methodological </w:t>
      </w:r>
      <w:r>
        <w:rPr>
          <w:sz w:val="18"/>
        </w:rPr>
        <w:t xml:space="preserve">122: 192–217. </w:t>
      </w:r>
      <w:r>
        <w:rPr>
          <w:sz w:val="18"/>
        </w:rPr>
        <w:t xml:space="preserve">DOI:10.1016/j.trb.2019.02.009. URL </w:t>
      </w:r>
      <w:hyperlink r:id="rId25">
        <w:r>
          <w:rPr>
            <w:color w:val="FF0000"/>
            <w:sz w:val="18"/>
          </w:rPr>
          <w:t>https:</w:t>
        </w:r>
      </w:hyperlink>
    </w:p>
    <w:p w14:paraId="79B2100F" w14:textId="77777777" w:rsidR="0032267B" w:rsidRDefault="0012754F">
      <w:pPr>
        <w:spacing w:after="57" w:line="259" w:lineRule="auto"/>
        <w:ind w:left="314"/>
      </w:pPr>
      <w:hyperlink r:id="rId26">
        <w:r>
          <w:rPr>
            <w:color w:val="FF0000"/>
            <w:sz w:val="18"/>
          </w:rPr>
          <w:t>//linkinghub.elsevier.com/retrieve/pii/S0191261518</w:t>
        </w:r>
        <w:r>
          <w:rPr>
            <w:color w:val="FF0000"/>
            <w:sz w:val="18"/>
          </w:rPr>
          <w:t>311603</w:t>
        </w:r>
      </w:hyperlink>
      <w:hyperlink r:id="rId27">
        <w:r>
          <w:rPr>
            <w:sz w:val="18"/>
          </w:rPr>
          <w:t>.</w:t>
        </w:r>
      </w:hyperlink>
    </w:p>
    <w:p w14:paraId="3F1F096F" w14:textId="77777777" w:rsidR="0032267B" w:rsidRDefault="0012754F">
      <w:pPr>
        <w:spacing w:after="25" w:line="270" w:lineRule="auto"/>
        <w:ind w:left="319" w:hanging="319"/>
        <w:jc w:val="left"/>
      </w:pPr>
      <w:r>
        <w:rPr>
          <w:sz w:val="18"/>
        </w:rPr>
        <w:t>Data Management Group (2018) TTS - Transportation Tomorrow Survey 2016.</w:t>
      </w:r>
      <w:r>
        <w:rPr>
          <w:sz w:val="18"/>
        </w:rPr>
        <w:tab/>
        <w:t xml:space="preserve">URL </w:t>
      </w:r>
      <w:hyperlink r:id="rId28">
        <w:r>
          <w:rPr>
            <w:color w:val="FF0000"/>
            <w:sz w:val="18"/>
          </w:rPr>
          <w:t xml:space="preserve">http://dmg.utoronto.ca/transportation-tomorrow-survey/ </w:t>
        </w:r>
      </w:hyperlink>
      <w:hyperlink r:id="rId29">
        <w:r>
          <w:rPr>
            <w:color w:val="FF0000"/>
            <w:sz w:val="18"/>
          </w:rPr>
          <w:t>tts-introduction</w:t>
        </w:r>
      </w:hyperlink>
      <w:hyperlink r:id="rId30">
        <w:r>
          <w:rPr>
            <w:sz w:val="18"/>
          </w:rPr>
          <w:t>.</w:t>
        </w:r>
      </w:hyperlink>
    </w:p>
    <w:p w14:paraId="24B9B613" w14:textId="77777777" w:rsidR="0032267B" w:rsidRDefault="0012754F">
      <w:pPr>
        <w:spacing w:after="28" w:line="295" w:lineRule="auto"/>
        <w:ind w:left="314" w:right="-15" w:hanging="329"/>
      </w:pPr>
      <w:r>
        <w:rPr>
          <w:sz w:val="18"/>
        </w:rPr>
        <w:t>Del</w:t>
      </w:r>
      <w:r>
        <w:rPr>
          <w:sz w:val="18"/>
        </w:rPr>
        <w:t xml:space="preserve">ignette-Muller ML and Dutang C (2015) fitdistrplus: An R package for fitting distributions. </w:t>
      </w:r>
      <w:r>
        <w:rPr>
          <w:i/>
          <w:sz w:val="18"/>
        </w:rPr>
        <w:t xml:space="preserve">Journal of Statistical Software </w:t>
      </w:r>
      <w:r>
        <w:rPr>
          <w:sz w:val="18"/>
        </w:rPr>
        <w:t xml:space="preserve">64(4): 1–34. URL </w:t>
      </w:r>
      <w:hyperlink r:id="rId31">
        <w:r>
          <w:rPr>
            <w:color w:val="FF0000"/>
            <w:sz w:val="18"/>
          </w:rPr>
          <w:t xml:space="preserve">https://www.jstatsoft.org/ </w:t>
        </w:r>
      </w:hyperlink>
      <w:hyperlink r:id="rId32">
        <w:r>
          <w:rPr>
            <w:color w:val="FF0000"/>
            <w:sz w:val="18"/>
          </w:rPr>
          <w:t>article/view/v064i04</w:t>
        </w:r>
      </w:hyperlink>
      <w:hyperlink r:id="rId33">
        <w:r>
          <w:rPr>
            <w:sz w:val="18"/>
          </w:rPr>
          <w:t>.</w:t>
        </w:r>
      </w:hyperlink>
    </w:p>
    <w:p w14:paraId="038ACD13" w14:textId="77777777" w:rsidR="0032267B" w:rsidRDefault="0012754F">
      <w:pPr>
        <w:spacing w:after="3" w:line="295" w:lineRule="auto"/>
        <w:ind w:left="314" w:right="-15" w:hanging="329"/>
      </w:pPr>
      <w:r>
        <w:rPr>
          <w:sz w:val="18"/>
        </w:rPr>
        <w:t xml:space="preserve">Hansen WG (1959) How Accessibility Shapes Land Use. </w:t>
      </w:r>
      <w:r>
        <w:rPr>
          <w:i/>
          <w:sz w:val="18"/>
        </w:rPr>
        <w:t xml:space="preserve">Journal of the American Institute of Planners </w:t>
      </w:r>
      <w:r>
        <w:rPr>
          <w:sz w:val="18"/>
        </w:rPr>
        <w:t>25(2): 73–76. DOI:10.1080/</w:t>
      </w:r>
      <w:r>
        <w:rPr>
          <w:sz w:val="18"/>
        </w:rPr>
        <w:t xml:space="preserve">01944365908978307. URL </w:t>
      </w:r>
      <w:hyperlink r:id="rId34">
        <w:r>
          <w:rPr>
            <w:color w:val="FF0000"/>
            <w:sz w:val="18"/>
          </w:rPr>
          <w:t>http://www.</w:t>
        </w:r>
      </w:hyperlink>
    </w:p>
    <w:p w14:paraId="7EEA0107" w14:textId="77777777" w:rsidR="0032267B" w:rsidRDefault="0012754F">
      <w:pPr>
        <w:spacing w:after="57" w:line="259" w:lineRule="auto"/>
        <w:ind w:left="314"/>
      </w:pPr>
      <w:hyperlink r:id="rId35">
        <w:r>
          <w:rPr>
            <w:color w:val="FF0000"/>
            <w:sz w:val="18"/>
          </w:rPr>
          <w:t>tandfonline.com/doi/abs/10.1080/01944365908978307</w:t>
        </w:r>
      </w:hyperlink>
      <w:hyperlink r:id="rId36">
        <w:r>
          <w:rPr>
            <w:sz w:val="18"/>
          </w:rPr>
          <w:t>.</w:t>
        </w:r>
      </w:hyperlink>
    </w:p>
    <w:p w14:paraId="72367369" w14:textId="77777777" w:rsidR="0032267B" w:rsidRDefault="0012754F">
      <w:pPr>
        <w:spacing w:after="29" w:line="259" w:lineRule="auto"/>
        <w:ind w:left="319" w:hanging="319"/>
      </w:pPr>
      <w:r>
        <w:rPr>
          <w:sz w:val="18"/>
        </w:rPr>
        <w:t xml:space="preserve">Haynes KE and Fotheringham AS (1985) </w:t>
      </w:r>
      <w:r>
        <w:rPr>
          <w:i/>
          <w:sz w:val="18"/>
        </w:rPr>
        <w:t>Gravity and Spatial Interaction Models</w:t>
      </w:r>
      <w:r>
        <w:rPr>
          <w:sz w:val="18"/>
        </w:rPr>
        <w:t xml:space="preserve">. Reprint. WVU Research Repository. URL </w:t>
      </w:r>
      <w:hyperlink r:id="rId37">
        <w:r>
          <w:rPr>
            <w:color w:val="FF0000"/>
            <w:sz w:val="18"/>
          </w:rPr>
          <w:t xml:space="preserve">https://researchrepository.wvu.edu/cgi/ </w:t>
        </w:r>
      </w:hyperlink>
      <w:hyperlink r:id="rId38">
        <w:r>
          <w:rPr>
            <w:color w:val="FF0000"/>
            <w:sz w:val="18"/>
          </w:rPr>
          <w:t>vi</w:t>
        </w:r>
        <w:r>
          <w:rPr>
            <w:color w:val="FF0000"/>
            <w:sz w:val="18"/>
          </w:rPr>
          <w:t>ewcontent.cgi?article=1010&amp;context=rri-web-book</w:t>
        </w:r>
      </w:hyperlink>
      <w:hyperlink r:id="rId39">
        <w:r>
          <w:rPr>
            <w:sz w:val="18"/>
          </w:rPr>
          <w:t>.</w:t>
        </w:r>
      </w:hyperlink>
    </w:p>
    <w:p w14:paraId="2DF66561" w14:textId="77777777" w:rsidR="0032267B" w:rsidRDefault="0012754F">
      <w:pPr>
        <w:spacing w:after="3" w:line="295" w:lineRule="auto"/>
        <w:ind w:left="314" w:right="-15" w:hanging="329"/>
      </w:pPr>
      <w:r>
        <w:rPr>
          <w:sz w:val="18"/>
        </w:rPr>
        <w:t>Horbachov P and Svichynskyi S (2018) Theoretical substantiation of trip length distribution for hom</w:t>
      </w:r>
      <w:r>
        <w:rPr>
          <w:sz w:val="18"/>
        </w:rPr>
        <w:t xml:space="preserve">e-based work trips in urban transit systems 11(1): 593–632. URL </w:t>
      </w:r>
      <w:hyperlink r:id="rId40">
        <w:r>
          <w:rPr>
            <w:color w:val="FF0000"/>
            <w:sz w:val="18"/>
          </w:rPr>
          <w:t xml:space="preserve">https://www. </w:t>
        </w:r>
      </w:hyperlink>
      <w:hyperlink r:id="rId41">
        <w:r>
          <w:rPr>
            <w:color w:val="FF0000"/>
            <w:sz w:val="18"/>
          </w:rPr>
          <w:t>jstor.org/stable/26622420</w:t>
        </w:r>
      </w:hyperlink>
      <w:hyperlink r:id="rId42">
        <w:r>
          <w:rPr>
            <w:sz w:val="18"/>
          </w:rPr>
          <w:t>.</w:t>
        </w:r>
      </w:hyperlink>
      <w:r>
        <w:rPr>
          <w:sz w:val="18"/>
        </w:rPr>
        <w:t xml:space="preserve"> Publisher: Journal of Transport and Land Use.</w:t>
      </w:r>
    </w:p>
    <w:p w14:paraId="609BF2CF" w14:textId="77777777" w:rsidR="0032267B" w:rsidRDefault="0012754F">
      <w:pPr>
        <w:spacing w:after="25" w:line="295" w:lineRule="auto"/>
        <w:ind w:left="314" w:right="-15" w:hanging="329"/>
      </w:pPr>
      <w:r>
        <w:rPr>
          <w:sz w:val="18"/>
        </w:rPr>
        <w:t xml:space="preserve">Levine J (1998) Rethinking accessibility and jobs-housing balance. </w:t>
      </w:r>
      <w:r>
        <w:rPr>
          <w:i/>
          <w:sz w:val="18"/>
        </w:rPr>
        <w:t xml:space="preserve">Journal of the American Planning Association </w:t>
      </w:r>
      <w:r>
        <w:rPr>
          <w:sz w:val="18"/>
        </w:rPr>
        <w:t xml:space="preserve">64(2): 133–149. URL </w:t>
      </w:r>
      <w:r>
        <w:rPr>
          <w:color w:val="FF0000"/>
          <w:sz w:val="18"/>
        </w:rPr>
        <w:t>ISI:000073499600007</w:t>
      </w:r>
      <w:r>
        <w:rPr>
          <w:sz w:val="18"/>
        </w:rPr>
        <w:t>. JSPR.</w:t>
      </w:r>
    </w:p>
    <w:p w14:paraId="59BECE5B" w14:textId="77777777" w:rsidR="0032267B" w:rsidRDefault="0012754F">
      <w:pPr>
        <w:spacing w:after="3" w:line="295" w:lineRule="auto"/>
        <w:ind w:left="314" w:right="-15" w:hanging="329"/>
      </w:pPr>
      <w:r>
        <w:rPr>
          <w:sz w:val="18"/>
        </w:rPr>
        <w:t xml:space="preserve">Meyer MD and Miller EJ (2001) </w:t>
      </w:r>
      <w:r>
        <w:rPr>
          <w:i/>
          <w:sz w:val="18"/>
        </w:rPr>
        <w:t>Ur</w:t>
      </w:r>
      <w:r>
        <w:rPr>
          <w:i/>
          <w:sz w:val="18"/>
        </w:rPr>
        <w:t>ban transportation planning: a decision-oriented approach</w:t>
      </w:r>
      <w:r>
        <w:rPr>
          <w:sz w:val="18"/>
        </w:rPr>
        <w:t>. McGraw-Hill series in transportation, 2nd ed edition. Boston: McGraw-Hill. ISBN 978-0-07242332-7.</w:t>
      </w:r>
    </w:p>
    <w:p w14:paraId="07FF6D20" w14:textId="77777777" w:rsidR="0032267B" w:rsidRDefault="0012754F">
      <w:pPr>
        <w:spacing w:after="3" w:line="295" w:lineRule="auto"/>
        <w:ind w:left="314" w:right="-15" w:hanging="329"/>
      </w:pPr>
      <w:r>
        <w:rPr>
          <w:sz w:val="18"/>
        </w:rPr>
        <w:t>Pereira RHM, Saraiva M, Herszenhut D, Braga CKV and Conway MW (2021) r5r: Rapid realistic routing o</w:t>
      </w:r>
      <w:r>
        <w:rPr>
          <w:sz w:val="18"/>
        </w:rPr>
        <w:t>n multimodal transport networks with r</w:t>
      </w:r>
      <w:r>
        <w:rPr>
          <w:sz w:val="18"/>
          <w:vertAlign w:val="superscript"/>
        </w:rPr>
        <w:t xml:space="preserve">5 </w:t>
      </w:r>
      <w:r>
        <w:rPr>
          <w:sz w:val="18"/>
        </w:rPr>
        <w:t xml:space="preserve">in r. </w:t>
      </w:r>
      <w:r>
        <w:rPr>
          <w:i/>
          <w:sz w:val="18"/>
        </w:rPr>
        <w:t xml:space="preserve">Findings </w:t>
      </w:r>
      <w:r>
        <w:rPr>
          <w:sz w:val="18"/>
        </w:rPr>
        <w:t>DOI:10.32866/001c.21262.</w:t>
      </w:r>
    </w:p>
    <w:p w14:paraId="6D0A25F6" w14:textId="77777777" w:rsidR="0032267B" w:rsidRDefault="0012754F">
      <w:pPr>
        <w:spacing w:after="3" w:line="295" w:lineRule="auto"/>
        <w:ind w:left="314" w:right="-15" w:hanging="329"/>
      </w:pPr>
      <w:r>
        <w:rPr>
          <w:sz w:val="18"/>
        </w:rPr>
        <w:lastRenderedPageBreak/>
        <w:t xml:space="preserve">Paez A, Farber S, Mercado R, Roorda M and Morency C (2013) Jobs and the Single Parent: An´ Analysis of Accessibility to Employment in Toronto. </w:t>
      </w:r>
      <w:r>
        <w:rPr>
          <w:i/>
          <w:sz w:val="18"/>
        </w:rPr>
        <w:t xml:space="preserve">Urban Geography </w:t>
      </w:r>
      <w:r>
        <w:rPr>
          <w:sz w:val="18"/>
        </w:rPr>
        <w:t>34(6): 815–842. D</w:t>
      </w:r>
      <w:r>
        <w:rPr>
          <w:sz w:val="18"/>
        </w:rPr>
        <w:t xml:space="preserve">OI: 10.1080/02723638.2013.778600. URL </w:t>
      </w:r>
      <w:hyperlink r:id="rId43">
        <w:r>
          <w:rPr>
            <w:color w:val="FF0000"/>
            <w:sz w:val="18"/>
          </w:rPr>
          <w:t>http://www.tandfonline.com/doi/abs/</w:t>
        </w:r>
      </w:hyperlink>
    </w:p>
    <w:p w14:paraId="395F3731" w14:textId="77777777" w:rsidR="0032267B" w:rsidRDefault="0012754F">
      <w:pPr>
        <w:spacing w:after="35" w:line="259" w:lineRule="auto"/>
        <w:ind w:left="314"/>
      </w:pPr>
      <w:hyperlink r:id="rId44">
        <w:r>
          <w:rPr>
            <w:color w:val="FF0000"/>
            <w:sz w:val="18"/>
          </w:rPr>
          <w:t>10.1080/02723638</w:t>
        </w:r>
        <w:r>
          <w:rPr>
            <w:color w:val="FF0000"/>
            <w:sz w:val="18"/>
          </w:rPr>
          <w:t>.2013.778600</w:t>
        </w:r>
      </w:hyperlink>
      <w:hyperlink r:id="rId45">
        <w:r>
          <w:rPr>
            <w:sz w:val="18"/>
          </w:rPr>
          <w:t>.</w:t>
        </w:r>
      </w:hyperlink>
    </w:p>
    <w:p w14:paraId="14D53123" w14:textId="77777777" w:rsidR="0032267B" w:rsidRDefault="0012754F">
      <w:pPr>
        <w:spacing w:after="3" w:line="295" w:lineRule="auto"/>
        <w:ind w:left="314" w:right="-15" w:hanging="329"/>
      </w:pPr>
      <w:r>
        <w:rPr>
          <w:sz w:val="18"/>
        </w:rPr>
        <w:t xml:space="preserve">Talen E and Anselin L (1998) Assessing Spatial Equity: An Evaluation of Measures of Accessibility to Public Playgrounds. </w:t>
      </w:r>
      <w:r>
        <w:rPr>
          <w:i/>
          <w:sz w:val="18"/>
        </w:rPr>
        <w:t>Environment and Planning A: Economy an</w:t>
      </w:r>
      <w:r>
        <w:rPr>
          <w:i/>
          <w:sz w:val="18"/>
        </w:rPr>
        <w:t xml:space="preserve">d Space </w:t>
      </w:r>
      <w:r>
        <w:rPr>
          <w:sz w:val="18"/>
        </w:rPr>
        <w:t xml:space="preserve">30(4): 595–613. DOI:10.1068/a300595. URL </w:t>
      </w:r>
      <w:hyperlink r:id="rId46">
        <w:r>
          <w:rPr>
            <w:color w:val="FF0000"/>
            <w:sz w:val="18"/>
          </w:rPr>
          <w:t>http://journals.sagepub.com/doi/10.</w:t>
        </w:r>
      </w:hyperlink>
    </w:p>
    <w:p w14:paraId="51CAD97D" w14:textId="77777777" w:rsidR="0032267B" w:rsidRDefault="0012754F">
      <w:pPr>
        <w:spacing w:after="57" w:line="259" w:lineRule="auto"/>
        <w:ind w:left="314"/>
      </w:pPr>
      <w:hyperlink r:id="rId47">
        <w:r>
          <w:rPr>
            <w:color w:val="FF0000"/>
            <w:sz w:val="18"/>
          </w:rPr>
          <w:t>1068/a300595</w:t>
        </w:r>
      </w:hyperlink>
      <w:hyperlink r:id="rId48">
        <w:r>
          <w:rPr>
            <w:sz w:val="18"/>
          </w:rPr>
          <w:t>.</w:t>
        </w:r>
      </w:hyperlink>
    </w:p>
    <w:p w14:paraId="6E067F14" w14:textId="77777777" w:rsidR="0032267B" w:rsidRDefault="0012754F">
      <w:pPr>
        <w:spacing w:after="3" w:line="295" w:lineRule="auto"/>
        <w:ind w:left="314" w:right="-15" w:hanging="329"/>
      </w:pPr>
      <w:r>
        <w:rPr>
          <w:sz w:val="18"/>
        </w:rPr>
        <w:t xml:space="preserve">Wilson A (1971) A family of spatial interaction models, and associated developments. </w:t>
      </w:r>
      <w:r>
        <w:rPr>
          <w:i/>
          <w:sz w:val="18"/>
        </w:rPr>
        <w:t xml:space="preserve">Environment and Planning A: Economy and Space </w:t>
      </w:r>
      <w:r>
        <w:rPr>
          <w:sz w:val="18"/>
        </w:rPr>
        <w:t xml:space="preserve">3(1): 1–32. DOI:10.1068/a030001. URL </w:t>
      </w:r>
      <w:hyperlink r:id="rId49">
        <w:r>
          <w:rPr>
            <w:color w:val="FF0000"/>
            <w:sz w:val="18"/>
          </w:rPr>
          <w:t>http:</w:t>
        </w:r>
      </w:hyperlink>
    </w:p>
    <w:p w14:paraId="0A4606F9" w14:textId="77777777" w:rsidR="0032267B" w:rsidRDefault="0012754F">
      <w:pPr>
        <w:spacing w:after="57" w:line="259" w:lineRule="auto"/>
        <w:ind w:left="314"/>
      </w:pPr>
      <w:hyperlink r:id="rId50">
        <w:r>
          <w:rPr>
            <w:color w:val="FF0000"/>
            <w:sz w:val="18"/>
          </w:rPr>
          <w:t>//dx.doi.org/10.1068/a030001</w:t>
        </w:r>
      </w:hyperlink>
      <w:hyperlink r:id="rId51">
        <w:r>
          <w:rPr>
            <w:sz w:val="18"/>
          </w:rPr>
          <w:t>.</w:t>
        </w:r>
      </w:hyperlink>
    </w:p>
    <w:sectPr w:rsidR="0032267B">
      <w:headerReference w:type="even" r:id="rId52"/>
      <w:headerReference w:type="default" r:id="rId53"/>
      <w:footerReference w:type="even" r:id="rId54"/>
      <w:footerReference w:type="default" r:id="rId55"/>
      <w:headerReference w:type="first" r:id="rId56"/>
      <w:footerReference w:type="first" r:id="rId57"/>
      <w:pgSz w:w="8844" w:h="13266"/>
      <w:pgMar w:top="1165" w:right="907" w:bottom="764" w:left="907" w:header="793" w:footer="763"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968959" w14:textId="77777777" w:rsidR="0012754F" w:rsidRDefault="0012754F">
      <w:pPr>
        <w:spacing w:after="0" w:line="240" w:lineRule="auto"/>
      </w:pPr>
      <w:r>
        <w:separator/>
      </w:r>
    </w:p>
  </w:endnote>
  <w:endnote w:type="continuationSeparator" w:id="0">
    <w:p w14:paraId="5591222D" w14:textId="77777777" w:rsidR="0012754F" w:rsidRDefault="001275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7C4A61" w14:textId="77777777" w:rsidR="0032267B" w:rsidRDefault="0012754F">
    <w:pPr>
      <w:spacing w:after="0" w:line="259" w:lineRule="auto"/>
      <w:ind w:firstLine="0"/>
      <w:jc w:val="left"/>
    </w:pPr>
    <w:r>
      <w:rPr>
        <w:i/>
        <w:sz w:val="14"/>
      </w:rPr>
      <w:t xml:space="preserve">Prepared using </w:t>
    </w:r>
    <w:r>
      <w:rPr>
        <w:i/>
        <w:sz w:val="13"/>
      </w:rPr>
      <w:t>sagej.cls</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21A4AC" w14:textId="77777777" w:rsidR="0032267B" w:rsidRDefault="0012754F">
    <w:pPr>
      <w:spacing w:after="0" w:line="259" w:lineRule="auto"/>
      <w:ind w:firstLine="0"/>
      <w:jc w:val="left"/>
    </w:pPr>
    <w:r>
      <w:rPr>
        <w:i/>
        <w:sz w:val="14"/>
      </w:rPr>
      <w:t xml:space="preserve">Prepared using </w:t>
    </w:r>
    <w:r>
      <w:rPr>
        <w:i/>
        <w:sz w:val="13"/>
      </w:rPr>
      <w:t>sagej.cls</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7943DB" w14:textId="77777777" w:rsidR="0032267B" w:rsidRDefault="0012754F">
    <w:pPr>
      <w:spacing w:after="0" w:line="259" w:lineRule="auto"/>
      <w:ind w:firstLine="0"/>
      <w:jc w:val="left"/>
    </w:pPr>
    <w:r>
      <w:rPr>
        <w:i/>
        <w:sz w:val="14"/>
      </w:rPr>
      <w:t xml:space="preserve">Prepared using </w:t>
    </w:r>
    <w:r>
      <w:rPr>
        <w:i/>
        <w:sz w:val="13"/>
      </w:rPr>
      <w:t>sagej.cls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3BD8DC" w14:textId="77777777" w:rsidR="0012754F" w:rsidRDefault="0012754F">
      <w:pPr>
        <w:spacing w:after="0" w:line="240" w:lineRule="auto"/>
      </w:pPr>
      <w:r>
        <w:separator/>
      </w:r>
    </w:p>
  </w:footnote>
  <w:footnote w:type="continuationSeparator" w:id="0">
    <w:p w14:paraId="6B8E8C68" w14:textId="77777777" w:rsidR="0012754F" w:rsidRDefault="001275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2B9551" w14:textId="77777777" w:rsidR="0032267B" w:rsidRDefault="0012754F">
    <w:pPr>
      <w:tabs>
        <w:tab w:val="right" w:pos="7030"/>
      </w:tabs>
      <w:spacing w:after="0" w:line="259" w:lineRule="auto"/>
      <w:ind w:firstLine="0"/>
      <w:jc w:val="left"/>
    </w:pPr>
    <w:r>
      <w:rPr>
        <w:noProof/>
        <w:sz w:val="22"/>
      </w:rPr>
      <mc:AlternateContent>
        <mc:Choice Requires="wpg">
          <w:drawing>
            <wp:anchor distT="0" distB="0" distL="114300" distR="114300" simplePos="0" relativeHeight="251658240" behindDoc="0" locked="0" layoutInCell="1" allowOverlap="1" wp14:anchorId="5C7389B7" wp14:editId="57771B47">
              <wp:simplePos x="0" y="0"/>
              <wp:positionH relativeFrom="page">
                <wp:posOffset>575996</wp:posOffset>
              </wp:positionH>
              <wp:positionV relativeFrom="page">
                <wp:posOffset>664947</wp:posOffset>
              </wp:positionV>
              <wp:extent cx="4463999" cy="3162"/>
              <wp:effectExtent l="0" t="0" r="0" b="0"/>
              <wp:wrapSquare wrapText="bothSides"/>
              <wp:docPr id="498272" name="Group 498272"/>
              <wp:cNvGraphicFramePr/>
              <a:graphic xmlns:a="http://schemas.openxmlformats.org/drawingml/2006/main">
                <a:graphicData uri="http://schemas.microsoft.com/office/word/2010/wordprocessingGroup">
                  <wpg:wgp>
                    <wpg:cNvGrpSpPr/>
                    <wpg:grpSpPr>
                      <a:xfrm>
                        <a:off x="0" y="0"/>
                        <a:ext cx="4463999" cy="3162"/>
                        <a:chOff x="0" y="0"/>
                        <a:chExt cx="4463999" cy="3162"/>
                      </a:xfrm>
                    </wpg:grpSpPr>
                    <wps:wsp>
                      <wps:cNvPr id="498273" name="Shape 498273"/>
                      <wps:cNvSpPr/>
                      <wps:spPr>
                        <a:xfrm>
                          <a:off x="0" y="0"/>
                          <a:ext cx="4463999" cy="0"/>
                        </a:xfrm>
                        <a:custGeom>
                          <a:avLst/>
                          <a:gdLst/>
                          <a:ahLst/>
                          <a:cxnLst/>
                          <a:rect l="0" t="0" r="0" b="0"/>
                          <a:pathLst>
                            <a:path w="4463999">
                              <a:moveTo>
                                <a:pt x="0" y="0"/>
                              </a:moveTo>
                              <a:lnTo>
                                <a:pt x="4463999" y="0"/>
                              </a:lnTo>
                            </a:path>
                          </a:pathLst>
                        </a:custGeom>
                        <a:ln w="3162"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98272" style="width:351.496pt;height:0.249pt;position:absolute;mso-position-horizontal-relative:page;mso-position-horizontal:absolute;margin-left:45.354pt;mso-position-vertical-relative:page;margin-top:52.358pt;" coordsize="44639,31">
              <v:shape id="Shape 498273" style="position:absolute;width:44639;height:0;left:0;top:0;" coordsize="4463999,0" path="m0,0l4463999,0">
                <v:stroke weight="0.249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sz w:val="19"/>
      </w:rPr>
      <w:t>2</w:t>
    </w:r>
    <w:r>
      <w:rPr>
        <w:sz w:val="19"/>
      </w:rPr>
      <w:fldChar w:fldCharType="end"/>
    </w:r>
    <w:r>
      <w:rPr>
        <w:sz w:val="19"/>
      </w:rPr>
      <w:tab/>
    </w:r>
    <w:r>
      <w:rPr>
        <w:i/>
        <w:sz w:val="19"/>
      </w:rPr>
      <w:t>Journal Title XX(X)</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B3023D" w14:textId="77777777" w:rsidR="0032267B" w:rsidRDefault="0012754F">
    <w:pPr>
      <w:spacing w:after="0" w:line="259" w:lineRule="auto"/>
      <w:ind w:firstLine="0"/>
      <w:jc w:val="right"/>
    </w:pPr>
    <w:r>
      <w:rPr>
        <w:noProof/>
        <w:sz w:val="22"/>
      </w:rPr>
      <mc:AlternateContent>
        <mc:Choice Requires="wpg">
          <w:drawing>
            <wp:anchor distT="0" distB="0" distL="114300" distR="114300" simplePos="0" relativeHeight="251659264" behindDoc="0" locked="0" layoutInCell="1" allowOverlap="1" wp14:anchorId="0F5E5EEB" wp14:editId="326C14F8">
              <wp:simplePos x="0" y="0"/>
              <wp:positionH relativeFrom="page">
                <wp:posOffset>575996</wp:posOffset>
              </wp:positionH>
              <wp:positionV relativeFrom="page">
                <wp:posOffset>663384</wp:posOffset>
              </wp:positionV>
              <wp:extent cx="4463999" cy="3162"/>
              <wp:effectExtent l="0" t="0" r="0" b="0"/>
              <wp:wrapSquare wrapText="bothSides"/>
              <wp:docPr id="498254" name="Group 498254"/>
              <wp:cNvGraphicFramePr/>
              <a:graphic xmlns:a="http://schemas.openxmlformats.org/drawingml/2006/main">
                <a:graphicData uri="http://schemas.microsoft.com/office/word/2010/wordprocessingGroup">
                  <wpg:wgp>
                    <wpg:cNvGrpSpPr/>
                    <wpg:grpSpPr>
                      <a:xfrm>
                        <a:off x="0" y="0"/>
                        <a:ext cx="4463999" cy="3162"/>
                        <a:chOff x="0" y="0"/>
                        <a:chExt cx="4463999" cy="3162"/>
                      </a:xfrm>
                    </wpg:grpSpPr>
                    <wps:wsp>
                      <wps:cNvPr id="498255" name="Shape 498255"/>
                      <wps:cNvSpPr/>
                      <wps:spPr>
                        <a:xfrm>
                          <a:off x="0" y="0"/>
                          <a:ext cx="4463999" cy="0"/>
                        </a:xfrm>
                        <a:custGeom>
                          <a:avLst/>
                          <a:gdLst/>
                          <a:ahLst/>
                          <a:cxnLst/>
                          <a:rect l="0" t="0" r="0" b="0"/>
                          <a:pathLst>
                            <a:path w="4463999">
                              <a:moveTo>
                                <a:pt x="0" y="0"/>
                              </a:moveTo>
                              <a:lnTo>
                                <a:pt x="4463999" y="0"/>
                              </a:lnTo>
                            </a:path>
                          </a:pathLst>
                        </a:custGeom>
                        <a:ln w="3162"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98254" style="width:351.496pt;height:0.249pt;position:absolute;mso-position-horizontal-relative:page;mso-position-horizontal:absolute;margin-left:45.354pt;mso-position-vertical-relative:page;margin-top:52.235pt;" coordsize="44639,31">
              <v:shape id="Shape 498255" style="position:absolute;width:44639;height:0;left:0;top:0;" coordsize="4463999,0" path="m0,0l4463999,0">
                <v:stroke weight="0.249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sz w:val="19"/>
      </w:rPr>
      <w:t>3</w:t>
    </w:r>
    <w:r>
      <w:rPr>
        <w:sz w:val="19"/>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BFC883" w14:textId="77777777" w:rsidR="0032267B" w:rsidRDefault="0012754F">
    <w:pPr>
      <w:spacing w:after="0" w:line="259" w:lineRule="auto"/>
      <w:ind w:left="-907" w:right="7937" w:firstLine="0"/>
      <w:jc w:val="left"/>
    </w:pPr>
    <w:r>
      <w:rPr>
        <w:noProof/>
        <w:sz w:val="22"/>
      </w:rPr>
      <mc:AlternateContent>
        <mc:Choice Requires="wpg">
          <w:drawing>
            <wp:anchor distT="0" distB="0" distL="114300" distR="114300" simplePos="0" relativeHeight="251660288" behindDoc="0" locked="0" layoutInCell="1" allowOverlap="1" wp14:anchorId="776D3F63" wp14:editId="3525BC3D">
              <wp:simplePos x="0" y="0"/>
              <wp:positionH relativeFrom="page">
                <wp:posOffset>575996</wp:posOffset>
              </wp:positionH>
              <wp:positionV relativeFrom="page">
                <wp:posOffset>651091</wp:posOffset>
              </wp:positionV>
              <wp:extent cx="4463999" cy="6325"/>
              <wp:effectExtent l="0" t="0" r="0" b="0"/>
              <wp:wrapSquare wrapText="bothSides"/>
              <wp:docPr id="498238" name="Group 498238"/>
              <wp:cNvGraphicFramePr/>
              <a:graphic xmlns:a="http://schemas.openxmlformats.org/drawingml/2006/main">
                <a:graphicData uri="http://schemas.microsoft.com/office/word/2010/wordprocessingGroup">
                  <wpg:wgp>
                    <wpg:cNvGrpSpPr/>
                    <wpg:grpSpPr>
                      <a:xfrm>
                        <a:off x="0" y="0"/>
                        <a:ext cx="4463999" cy="6325"/>
                        <a:chOff x="0" y="0"/>
                        <a:chExt cx="4463999" cy="6325"/>
                      </a:xfrm>
                    </wpg:grpSpPr>
                    <wps:wsp>
                      <wps:cNvPr id="498239" name="Shape 498239"/>
                      <wps:cNvSpPr/>
                      <wps:spPr>
                        <a:xfrm>
                          <a:off x="0" y="0"/>
                          <a:ext cx="4463999" cy="0"/>
                        </a:xfrm>
                        <a:custGeom>
                          <a:avLst/>
                          <a:gdLst/>
                          <a:ahLst/>
                          <a:cxnLst/>
                          <a:rect l="0" t="0" r="0" b="0"/>
                          <a:pathLst>
                            <a:path w="4463999">
                              <a:moveTo>
                                <a:pt x="0" y="0"/>
                              </a:moveTo>
                              <a:lnTo>
                                <a:pt x="4463999"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98238" style="width:351.496pt;height:0.498pt;position:absolute;mso-position-horizontal-relative:page;mso-position-horizontal:absolute;margin-left:45.354pt;mso-position-vertical-relative:page;margin-top:51.267pt;" coordsize="44639,63">
              <v:shape id="Shape 498239" style="position:absolute;width:44639;height:0;left:0;top:0;" coordsize="4463999,0" path="m0,0l4463999,0">
                <v:stroke weight="0.498pt" endcap="flat" joinstyle="miter" miterlimit="10" on="true" color="#000000"/>
                <v:fill on="false" color="#000000" opacity="0"/>
              </v:shape>
              <w10:wrap type="square"/>
            </v:group>
          </w:pict>
        </mc:Fallback>
      </mc:AlternateContent>
    </w: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nastasia Soukhov">
    <w15:presenceInfo w15:providerId="AD" w15:userId="S::soukhoa@mcmaster.ca::392781a7-faff-48b2-b865-d393dcda6b0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trackRevisions/>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267B"/>
    <w:rsid w:val="00014C4A"/>
    <w:rsid w:val="0007113D"/>
    <w:rsid w:val="00077AD1"/>
    <w:rsid w:val="000B1536"/>
    <w:rsid w:val="0012754F"/>
    <w:rsid w:val="00157567"/>
    <w:rsid w:val="001A472B"/>
    <w:rsid w:val="001C61F1"/>
    <w:rsid w:val="002433FB"/>
    <w:rsid w:val="002B00E7"/>
    <w:rsid w:val="0032267B"/>
    <w:rsid w:val="0033047C"/>
    <w:rsid w:val="00390C7E"/>
    <w:rsid w:val="003B53E2"/>
    <w:rsid w:val="003B5C60"/>
    <w:rsid w:val="003D5272"/>
    <w:rsid w:val="00410DA8"/>
    <w:rsid w:val="00417B26"/>
    <w:rsid w:val="00434329"/>
    <w:rsid w:val="0049181C"/>
    <w:rsid w:val="005023AF"/>
    <w:rsid w:val="00537195"/>
    <w:rsid w:val="00540163"/>
    <w:rsid w:val="005618AA"/>
    <w:rsid w:val="00591CA8"/>
    <w:rsid w:val="0059464E"/>
    <w:rsid w:val="005F2DC9"/>
    <w:rsid w:val="00673BE9"/>
    <w:rsid w:val="00682EFD"/>
    <w:rsid w:val="00695EF5"/>
    <w:rsid w:val="006F7845"/>
    <w:rsid w:val="007409DE"/>
    <w:rsid w:val="007434BB"/>
    <w:rsid w:val="0076587F"/>
    <w:rsid w:val="007C6A36"/>
    <w:rsid w:val="0087660B"/>
    <w:rsid w:val="008C6866"/>
    <w:rsid w:val="008D401F"/>
    <w:rsid w:val="009230EB"/>
    <w:rsid w:val="00936136"/>
    <w:rsid w:val="009379CA"/>
    <w:rsid w:val="009A7FB1"/>
    <w:rsid w:val="00A13638"/>
    <w:rsid w:val="00A933C9"/>
    <w:rsid w:val="00AC057C"/>
    <w:rsid w:val="00B10E8F"/>
    <w:rsid w:val="00B6668F"/>
    <w:rsid w:val="00C71567"/>
    <w:rsid w:val="00C95DCB"/>
    <w:rsid w:val="00D15752"/>
    <w:rsid w:val="00D63F07"/>
    <w:rsid w:val="00DA3F43"/>
    <w:rsid w:val="00E16626"/>
    <w:rsid w:val="00E620AF"/>
    <w:rsid w:val="00EF080E"/>
    <w:rsid w:val="00F45E6F"/>
    <w:rsid w:val="00F84857"/>
    <w:rsid w:val="00FE32A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83A428"/>
  <w15:docId w15:val="{230C5B87-D01C-4A37-9D73-C4431B100D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3F07"/>
    <w:pPr>
      <w:spacing w:after="80" w:line="245" w:lineRule="auto"/>
      <w:ind w:firstLine="567"/>
      <w:jc w:val="both"/>
    </w:pPr>
    <w:rPr>
      <w:rFonts w:ascii="Calibri" w:eastAsia="Calibri" w:hAnsi="Calibri" w:cs="Calibri"/>
      <w:color w:val="000000"/>
      <w:sz w:val="20"/>
    </w:rPr>
  </w:style>
  <w:style w:type="paragraph" w:styleId="Heading1">
    <w:name w:val="heading 1"/>
    <w:next w:val="Normal"/>
    <w:link w:val="Heading1Char"/>
    <w:uiPriority w:val="9"/>
    <w:qFormat/>
    <w:rsid w:val="00D63F07"/>
    <w:pPr>
      <w:keepNext/>
      <w:keepLines/>
      <w:spacing w:after="120" w:line="264" w:lineRule="auto"/>
      <w:ind w:left="11" w:hanging="11"/>
      <w:outlineLvl w:val="0"/>
    </w:pPr>
    <w:rPr>
      <w:rFonts w:ascii="Calibri" w:eastAsia="Calibri" w:hAnsi="Calibri" w:cs="Calibri"/>
      <w:b/>
      <w:color w:val="000000"/>
      <w:sz w:val="23"/>
    </w:rPr>
  </w:style>
  <w:style w:type="paragraph" w:styleId="Heading2">
    <w:name w:val="heading 2"/>
    <w:next w:val="Normal"/>
    <w:link w:val="Heading2Char"/>
    <w:uiPriority w:val="9"/>
    <w:unhideWhenUsed/>
    <w:qFormat/>
    <w:rsid w:val="00D63F07"/>
    <w:pPr>
      <w:keepNext/>
      <w:keepLines/>
      <w:spacing w:after="80"/>
      <w:ind w:left="11" w:hanging="11"/>
      <w:outlineLvl w:val="1"/>
    </w:pPr>
    <w:rPr>
      <w:rFonts w:ascii="Calibri" w:eastAsia="Calibri" w:hAnsi="Calibri" w:cs="Calibri"/>
      <w:b/>
      <w:color w:val="000000"/>
      <w:sz w:val="1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D63F07"/>
    <w:rPr>
      <w:rFonts w:ascii="Calibri" w:eastAsia="Calibri" w:hAnsi="Calibri" w:cs="Calibri"/>
      <w:b/>
      <w:color w:val="000000"/>
      <w:sz w:val="19"/>
    </w:rPr>
  </w:style>
  <w:style w:type="character" w:customStyle="1" w:styleId="Heading1Char">
    <w:name w:val="Heading 1 Char"/>
    <w:link w:val="Heading1"/>
    <w:uiPriority w:val="9"/>
    <w:rsid w:val="00D63F07"/>
    <w:rPr>
      <w:rFonts w:ascii="Calibri" w:eastAsia="Calibri" w:hAnsi="Calibri" w:cs="Calibri"/>
      <w:b/>
      <w:color w:val="000000"/>
      <w:sz w:val="23"/>
    </w:rPr>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Capition">
    <w:name w:val="Capition"/>
    <w:basedOn w:val="Normal"/>
    <w:link w:val="CapitionChar"/>
    <w:qFormat/>
    <w:rsid w:val="00D63F07"/>
    <w:pPr>
      <w:spacing w:after="120"/>
      <w:jc w:val="left"/>
    </w:pPr>
    <w:rPr>
      <w:sz w:val="17"/>
    </w:rPr>
  </w:style>
  <w:style w:type="paragraph" w:styleId="BalloonText">
    <w:name w:val="Balloon Text"/>
    <w:basedOn w:val="Normal"/>
    <w:link w:val="BalloonTextChar"/>
    <w:uiPriority w:val="99"/>
    <w:semiHidden/>
    <w:unhideWhenUsed/>
    <w:rsid w:val="007434BB"/>
    <w:pPr>
      <w:spacing w:after="0" w:line="240" w:lineRule="auto"/>
    </w:pPr>
    <w:rPr>
      <w:rFonts w:ascii="Segoe UI" w:hAnsi="Segoe UI" w:cs="Segoe UI"/>
      <w:sz w:val="18"/>
      <w:szCs w:val="18"/>
    </w:rPr>
  </w:style>
  <w:style w:type="character" w:customStyle="1" w:styleId="CapitionChar">
    <w:name w:val="Capition Char"/>
    <w:basedOn w:val="DefaultParagraphFont"/>
    <w:link w:val="Capition"/>
    <w:rsid w:val="00D63F07"/>
    <w:rPr>
      <w:rFonts w:ascii="Calibri" w:eastAsia="Calibri" w:hAnsi="Calibri" w:cs="Calibri"/>
      <w:color w:val="000000"/>
      <w:sz w:val="17"/>
    </w:rPr>
  </w:style>
  <w:style w:type="character" w:customStyle="1" w:styleId="BalloonTextChar">
    <w:name w:val="Balloon Text Char"/>
    <w:basedOn w:val="DefaultParagraphFont"/>
    <w:link w:val="BalloonText"/>
    <w:uiPriority w:val="99"/>
    <w:semiHidden/>
    <w:rsid w:val="007434BB"/>
    <w:rPr>
      <w:rFonts w:ascii="Segoe UI" w:eastAsia="Calibri"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hyperlink" Target="https://github.com/soukhova/TTS2016R" TargetMode="External"/><Relationship Id="rId18" Type="http://schemas.openxmlformats.org/officeDocument/2006/relationships/image" Target="media/image5.png"/><Relationship Id="rId26" Type="http://schemas.openxmlformats.org/officeDocument/2006/relationships/hyperlink" Target="https://linkinghub.elsevier.com/retrieve/pii/S0191261518311603" TargetMode="External"/><Relationship Id="rId39" Type="http://schemas.openxmlformats.org/officeDocument/2006/relationships/hyperlink" Target="https://researchrepository.wvu.edu/cgi/viewcontent.cgi?article=1010&amp;context=rri-web-book" TargetMode="External"/><Relationship Id="rId21" Type="http://schemas.openxmlformats.org/officeDocument/2006/relationships/hyperlink" Target="https://dx.doi.org/10.1007/s10109-021-00363-5" TargetMode="External"/><Relationship Id="rId34" Type="http://schemas.openxmlformats.org/officeDocument/2006/relationships/hyperlink" Target="http://www.tandfonline.com/doi/abs/10.1080/01944365908978307" TargetMode="External"/><Relationship Id="rId42" Type="http://schemas.openxmlformats.org/officeDocument/2006/relationships/hyperlink" Target="https://www.jstor.org/stable/26622420" TargetMode="External"/><Relationship Id="rId47" Type="http://schemas.openxmlformats.org/officeDocument/2006/relationships/hyperlink" Target="http://journals.sagepub.com/doi/10.1068/a300595" TargetMode="External"/><Relationship Id="rId50" Type="http://schemas.openxmlformats.org/officeDocument/2006/relationships/hyperlink" Target="http://dx.doi.org/10.1068/a030001" TargetMode="External"/><Relationship Id="rId55"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hyperlink" Target="http://dmg.utoronto.ca/transportation-tomorrow-survey/tts-introduction" TargetMode="External"/><Relationship Id="rId11" Type="http://schemas.openxmlformats.org/officeDocument/2006/relationships/hyperlink" Target="https://github.com/soukhova/TTS2016R" TargetMode="External"/><Relationship Id="rId24" Type="http://schemas.openxmlformats.org/officeDocument/2006/relationships/hyperlink" Target="https://www.sciencedirect.com/science/article/pii/S0966692320310012" TargetMode="External"/><Relationship Id="rId32" Type="http://schemas.openxmlformats.org/officeDocument/2006/relationships/hyperlink" Target="https://www.jstatsoft.org/article/view/v064i04" TargetMode="External"/><Relationship Id="rId37" Type="http://schemas.openxmlformats.org/officeDocument/2006/relationships/hyperlink" Target="https://researchrepository.wvu.edu/cgi/viewcontent.cgi?article=1010&amp;context=rri-web-book" TargetMode="External"/><Relationship Id="rId40" Type="http://schemas.openxmlformats.org/officeDocument/2006/relationships/hyperlink" Target="https://www.jstor.org/stable/26622420" TargetMode="External"/><Relationship Id="rId45" Type="http://schemas.openxmlformats.org/officeDocument/2006/relationships/hyperlink" Target="http://www.tandfonline.com/doi/abs/10.1080/02723638.2013.778600" TargetMode="External"/><Relationship Id="rId53" Type="http://schemas.openxmlformats.org/officeDocument/2006/relationships/header" Target="header2.xml"/><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hyperlink" Target="https://dx.doi.org/10.1007/s10109-021-00363-5" TargetMode="External"/><Relationship Id="rId4" Type="http://schemas.openxmlformats.org/officeDocument/2006/relationships/styles" Target="styles.xml"/><Relationship Id="rId9" Type="http://schemas.openxmlformats.org/officeDocument/2006/relationships/hyperlink" Target="https://github.com/soukhova/TTS2016R" TargetMode="External"/><Relationship Id="rId14" Type="http://schemas.openxmlformats.org/officeDocument/2006/relationships/image" Target="media/image1.png"/><Relationship Id="rId22" Type="http://schemas.openxmlformats.org/officeDocument/2006/relationships/hyperlink" Target="https://www.sciencedirect.com/science/article/pii/S0966692320310012" TargetMode="External"/><Relationship Id="rId27" Type="http://schemas.openxmlformats.org/officeDocument/2006/relationships/hyperlink" Target="https://linkinghub.elsevier.com/retrieve/pii/S0191261518311603" TargetMode="External"/><Relationship Id="rId30" Type="http://schemas.openxmlformats.org/officeDocument/2006/relationships/hyperlink" Target="http://dmg.utoronto.ca/transportation-tomorrow-survey/tts-introduction" TargetMode="External"/><Relationship Id="rId35" Type="http://schemas.openxmlformats.org/officeDocument/2006/relationships/hyperlink" Target="http://www.tandfonline.com/doi/abs/10.1080/01944365908978307" TargetMode="External"/><Relationship Id="rId43" Type="http://schemas.openxmlformats.org/officeDocument/2006/relationships/hyperlink" Target="http://www.tandfonline.com/doi/abs/10.1080/02723638.2013.778600" TargetMode="External"/><Relationship Id="rId48" Type="http://schemas.openxmlformats.org/officeDocument/2006/relationships/hyperlink" Target="http://journals.sagepub.com/doi/10.1068/a300595" TargetMode="External"/><Relationship Id="rId56"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hyperlink" Target="http://dx.doi.org/10.1068/a030001" TargetMode="External"/><Relationship Id="rId3" Type="http://schemas.openxmlformats.org/officeDocument/2006/relationships/customXml" Target="../customXml/item3.xml"/><Relationship Id="rId12" Type="http://schemas.openxmlformats.org/officeDocument/2006/relationships/hyperlink" Target="https://github.com/soukhova/TTS2016R" TargetMode="External"/><Relationship Id="rId17" Type="http://schemas.openxmlformats.org/officeDocument/2006/relationships/image" Target="media/image4.jpg"/><Relationship Id="rId25" Type="http://schemas.openxmlformats.org/officeDocument/2006/relationships/hyperlink" Target="https://linkinghub.elsevier.com/retrieve/pii/S0191261518311603" TargetMode="External"/><Relationship Id="rId33" Type="http://schemas.openxmlformats.org/officeDocument/2006/relationships/hyperlink" Target="https://www.jstatsoft.org/article/view/v064i04" TargetMode="External"/><Relationship Id="rId38" Type="http://schemas.openxmlformats.org/officeDocument/2006/relationships/hyperlink" Target="https://researchrepository.wvu.edu/cgi/viewcontent.cgi?article=1010&amp;context=rri-web-book" TargetMode="External"/><Relationship Id="rId46" Type="http://schemas.openxmlformats.org/officeDocument/2006/relationships/hyperlink" Target="http://journals.sagepub.com/doi/10.1068/a300595" TargetMode="External"/><Relationship Id="rId59" Type="http://schemas.microsoft.com/office/2011/relationships/people" Target="people.xml"/><Relationship Id="rId20" Type="http://schemas.openxmlformats.org/officeDocument/2006/relationships/hyperlink" Target="https://dx.doi.org/10.1007/s10109-021-00363-5" TargetMode="External"/><Relationship Id="rId41" Type="http://schemas.openxmlformats.org/officeDocument/2006/relationships/hyperlink" Target="https://www.jstor.org/stable/26622420"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www.sciencedirect.com/science/article/pii/S0966692320310012" TargetMode="External"/><Relationship Id="rId28" Type="http://schemas.openxmlformats.org/officeDocument/2006/relationships/hyperlink" Target="http://dmg.utoronto.ca/transportation-tomorrow-survey/tts-introduction" TargetMode="External"/><Relationship Id="rId36" Type="http://schemas.openxmlformats.org/officeDocument/2006/relationships/hyperlink" Target="http://www.tandfonline.com/doi/abs/10.1080/01944365908978307" TargetMode="External"/><Relationship Id="rId49" Type="http://schemas.openxmlformats.org/officeDocument/2006/relationships/hyperlink" Target="http://dx.doi.org/10.1068/a030001" TargetMode="External"/><Relationship Id="rId57" Type="http://schemas.openxmlformats.org/officeDocument/2006/relationships/footer" Target="footer3.xml"/><Relationship Id="rId10" Type="http://schemas.openxmlformats.org/officeDocument/2006/relationships/hyperlink" Target="https://github.com/soukhova/TTS2016R" TargetMode="External"/><Relationship Id="rId31" Type="http://schemas.openxmlformats.org/officeDocument/2006/relationships/hyperlink" Target="https://www.jstatsoft.org/article/view/v064i04" TargetMode="External"/><Relationship Id="rId44" Type="http://schemas.openxmlformats.org/officeDocument/2006/relationships/hyperlink" Target="http://www.tandfonline.com/doi/abs/10.1080/02723638.2013.778600" TargetMode="External"/><Relationship Id="rId52" Type="http://schemas.openxmlformats.org/officeDocument/2006/relationships/header" Target="header1.xm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0984E2BF7B50D47987372A0847FF688" ma:contentTypeVersion="14" ma:contentTypeDescription="Create a new document." ma:contentTypeScope="" ma:versionID="de8f9eabc55756786dcef15ed09f7924">
  <xsd:schema xmlns:xsd="http://www.w3.org/2001/XMLSchema" xmlns:xs="http://www.w3.org/2001/XMLSchema" xmlns:p="http://schemas.microsoft.com/office/2006/metadata/properties" xmlns:ns3="036a3455-12b1-4210-8204-49f2d88d7693" xmlns:ns4="ba0b7299-1632-4483-8fd7-7601e0228f14" targetNamespace="http://schemas.microsoft.com/office/2006/metadata/properties" ma:root="true" ma:fieldsID="e6ae062bdcc8598b046aa513b634d727" ns3:_="" ns4:_="">
    <xsd:import namespace="036a3455-12b1-4210-8204-49f2d88d7693"/>
    <xsd:import namespace="ba0b7299-1632-4483-8fd7-7601e0228f14"/>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36a3455-12b1-4210-8204-49f2d88d769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ba0b7299-1632-4483-8fd7-7601e0228f1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0D1282E-70A1-4F8F-A6E5-371716DE75F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36a3455-12b1-4210-8204-49f2d88d7693"/>
    <ds:schemaRef ds:uri="ba0b7299-1632-4483-8fd7-7601e0228f1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827501E-CCCA-4DA3-9AEC-F921172A49AF}">
  <ds:schemaRefs>
    <ds:schemaRef ds:uri="http://schemas.microsoft.com/sharepoint/v3/contenttype/forms"/>
  </ds:schemaRefs>
</ds:datastoreItem>
</file>

<file path=customXml/itemProps3.xml><?xml version="1.0" encoding="utf-8"?>
<ds:datastoreItem xmlns:ds="http://schemas.openxmlformats.org/officeDocument/2006/customXml" ds:itemID="{4CC55642-2493-48A3-AF26-67DEFA97B99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8</Pages>
  <Words>2650</Words>
  <Characters>15108</Characters>
  <Application>Microsoft Office Word</Application>
  <DocSecurity>0</DocSecurity>
  <Lines>125</Lines>
  <Paragraphs>35</Paragraphs>
  <ScaleCrop>false</ScaleCrop>
  <Company>McMaster University</Company>
  <LinksUpToDate>false</LinksUpToDate>
  <CharactersWithSpaces>17723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Anastasia Soukhov</dc:creator>
  <cp:keywords/>
  <cp:lastModifiedBy>Anastasia Soukhov</cp:lastModifiedBy>
  <cp:revision>57</cp:revision>
  <dcterms:created xsi:type="dcterms:W3CDTF">2022-08-03T20:34:00Z</dcterms:created>
  <dcterms:modified xsi:type="dcterms:W3CDTF">2022-08-04T02:48:00Z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0x01010000984E2BF7B50D47987372A0847FF688</vt:lpwstr>
  </property>
</Properties>
</file>